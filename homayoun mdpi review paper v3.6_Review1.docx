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573F" w14:textId="22156D4D" w:rsidR="007F761C" w:rsidRPr="006453D9" w:rsidRDefault="00282048" w:rsidP="007F761C">
      <w:pPr>
        <w:pStyle w:val="MDPI11articletype"/>
      </w:pPr>
      <w:r w:rsidRPr="006453D9">
        <w:t>Review</w:t>
      </w:r>
    </w:p>
    <w:p w14:paraId="28BB069F" w14:textId="5FB53975" w:rsidR="007F761C" w:rsidRPr="003B1AF1" w:rsidRDefault="00282048" w:rsidP="002E2077">
      <w:pPr>
        <w:pStyle w:val="MDPI12title"/>
      </w:pPr>
      <w:r w:rsidRPr="00282048">
        <w:t xml:space="preserve">The Past, Present and Future of </w:t>
      </w:r>
      <w:commentRangeStart w:id="0"/>
      <w:r w:rsidRPr="00282048">
        <w:t xml:space="preserve">Thermal </w:t>
      </w:r>
      <w:commentRangeEnd w:id="0"/>
      <w:r w:rsidR="008F4854" w:rsidRPr="00282048">
        <w:rPr>
          <w:rStyle w:val="CommentReference"/>
          <w:sz w:val="36"/>
          <w:szCs w:val="20"/>
        </w:rPr>
        <w:commentReference w:id="0"/>
      </w:r>
      <w:r w:rsidRPr="00282048">
        <w:t>Remote Sensing</w:t>
      </w:r>
    </w:p>
    <w:p w14:paraId="29F9C978" w14:textId="5D721A8B" w:rsidR="004C4E50" w:rsidRDefault="00282048" w:rsidP="007F761C">
      <w:pPr>
        <w:pStyle w:val="MDPI13authornames"/>
      </w:pPr>
      <w:r w:rsidRPr="00282048">
        <w:t xml:space="preserve">Homayoun Rezaie </w:t>
      </w:r>
      <w:r w:rsidR="00297EFD" w:rsidRPr="001F31D1">
        <w:rPr>
          <w:vertAlign w:val="superscript"/>
        </w:rPr>
        <w:t>1,</w:t>
      </w:r>
      <w:r w:rsidR="00297EFD" w:rsidRPr="00331633">
        <w:t xml:space="preserve"> *</w:t>
      </w:r>
      <w:r>
        <w:t xml:space="preserve"> </w:t>
      </w:r>
      <w:r w:rsidRPr="00282048">
        <w:t xml:space="preserve">and Geoffrey J. Hay </w:t>
      </w:r>
      <w:r w:rsidR="00246E0C">
        <w:rPr>
          <w:vertAlign w:val="superscript"/>
        </w:rPr>
        <w:t>1</w:t>
      </w:r>
      <w:r w:rsidR="007F761C" w:rsidRPr="00D945EC">
        <w:t xml:space="preserve"> </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4C4E50" w:rsidRPr="002B6F87" w14:paraId="6B2F7883" w14:textId="77777777" w:rsidTr="000D20E3">
        <w:tc>
          <w:tcPr>
            <w:tcW w:w="2410" w:type="dxa"/>
          </w:tcPr>
          <w:p w14:paraId="6EB2D3E9" w14:textId="546C13DF" w:rsidR="004C4E50" w:rsidRDefault="004C4E50" w:rsidP="000D20E3">
            <w:pPr>
              <w:pStyle w:val="MDPI14history"/>
              <w:spacing w:after="120"/>
              <w:rPr>
                <w:rFonts w:ascii="SimSun" w:eastAsia="SimSun" w:hAnsi="SimSun" w:cs="SimSun"/>
                <w:lang w:eastAsia="zh-CN"/>
              </w:rPr>
            </w:pPr>
            <w:r>
              <w:t xml:space="preserve">Academic Editor: </w:t>
            </w:r>
            <w:r w:rsidR="00A930AA" w:rsidRPr="00562097">
              <w:t>First</w:t>
            </w:r>
            <w:r w:rsidR="00A930AA">
              <w:t>-</w:t>
            </w:r>
            <w:r w:rsidR="00A930AA" w:rsidRPr="00562097">
              <w:t>name</w:t>
            </w:r>
            <w:r w:rsidRPr="00562097">
              <w:t xml:space="preserve"> Lastname</w:t>
            </w:r>
          </w:p>
          <w:p w14:paraId="5D78913F" w14:textId="77777777" w:rsidR="004C4E50" w:rsidRPr="00D30D71" w:rsidRDefault="004C4E50" w:rsidP="000D20E3">
            <w:pPr>
              <w:pStyle w:val="MDPI14history"/>
              <w:spacing w:before="120"/>
              <w:rPr>
                <w:rFonts w:ascii="SimSun" w:eastAsia="SimSun" w:hAnsi="SimSun" w:cs="SimSun"/>
              </w:rPr>
            </w:pPr>
            <w:r w:rsidRPr="00550626">
              <w:rPr>
                <w:szCs w:val="14"/>
              </w:rPr>
              <w:t xml:space="preserve">Received: </w:t>
            </w:r>
            <w:r w:rsidRPr="00D945EC">
              <w:rPr>
                <w:szCs w:val="14"/>
              </w:rPr>
              <w:t>date</w:t>
            </w:r>
          </w:p>
          <w:p w14:paraId="7569049C" w14:textId="77777777" w:rsidR="004C4E50" w:rsidRDefault="004C4E50" w:rsidP="000D20E3">
            <w:pPr>
              <w:pStyle w:val="MDPI14history"/>
              <w:rPr>
                <w:szCs w:val="14"/>
              </w:rPr>
            </w:pPr>
            <w:r>
              <w:rPr>
                <w:szCs w:val="14"/>
              </w:rPr>
              <w:t>Revised: date</w:t>
            </w:r>
          </w:p>
          <w:p w14:paraId="58E2D5FF" w14:textId="77777777" w:rsidR="004C4E50" w:rsidRPr="00550626" w:rsidRDefault="004C4E50" w:rsidP="000D20E3">
            <w:pPr>
              <w:pStyle w:val="MDPI14history"/>
              <w:rPr>
                <w:szCs w:val="14"/>
              </w:rPr>
            </w:pPr>
            <w:r>
              <w:rPr>
                <w:szCs w:val="14"/>
              </w:rPr>
              <w:t>Accepted: date</w:t>
            </w:r>
          </w:p>
          <w:p w14:paraId="11388543" w14:textId="77777777" w:rsidR="004C4E50" w:rsidRPr="00550626" w:rsidRDefault="004C4E50" w:rsidP="000D20E3">
            <w:pPr>
              <w:pStyle w:val="MDPI14history"/>
              <w:spacing w:after="120"/>
              <w:rPr>
                <w:szCs w:val="14"/>
              </w:rPr>
            </w:pPr>
            <w:r w:rsidRPr="00550626">
              <w:rPr>
                <w:szCs w:val="14"/>
              </w:rPr>
              <w:t xml:space="preserve">Published: </w:t>
            </w:r>
            <w:r w:rsidRPr="00D945EC">
              <w:rPr>
                <w:szCs w:val="14"/>
              </w:rPr>
              <w:t>date</w:t>
            </w:r>
          </w:p>
          <w:p w14:paraId="405D04DA" w14:textId="77777777" w:rsidR="004C4E50" w:rsidRPr="002B6F87" w:rsidRDefault="004C4E50" w:rsidP="000D20E3">
            <w:pPr>
              <w:pStyle w:val="MDPI61citation"/>
              <w:rPr>
                <w:lang w:bidi="en-US"/>
              </w:rPr>
            </w:pPr>
            <w:r w:rsidRPr="00EE6C9D">
              <w:rPr>
                <w:b/>
                <w:lang w:bidi="en-US"/>
              </w:rPr>
              <w:t xml:space="preserve">Citation: </w:t>
            </w:r>
            <w:r>
              <w:rPr>
                <w:lang w:bidi="en-US"/>
              </w:rPr>
              <w:t>To be added by editorial staff during production.</w:t>
            </w:r>
          </w:p>
          <w:p w14:paraId="4B8FEACC" w14:textId="77777777" w:rsidR="004C4E50" w:rsidRPr="002B6F87" w:rsidRDefault="004C4E50" w:rsidP="000D20E3">
            <w:pPr>
              <w:pStyle w:val="MDPI72copyright"/>
              <w:rPr>
                <w:rFonts w:eastAsia="DengXian"/>
                <w:lang w:bidi="en-US"/>
              </w:rPr>
            </w:pPr>
            <w:r w:rsidRPr="002B6F87">
              <w:rPr>
                <w:rFonts w:eastAsia="DengXian"/>
                <w:b/>
                <w:lang w:bidi="en-US"/>
              </w:rPr>
              <w:t>Copyright:</w:t>
            </w:r>
            <w:r w:rsidRPr="002B6F87">
              <w:rPr>
                <w:rFonts w:eastAsia="DengXian"/>
                <w:lang w:bidi="en-US"/>
              </w:rPr>
              <w:t xml:space="preserve"> </w:t>
            </w:r>
            <w:r>
              <w:rPr>
                <w:rFonts w:eastAsia="DengXian"/>
                <w:lang w:bidi="en-US"/>
              </w:rPr>
              <w:t xml:space="preserve">© 2025 by the authors. Submitted for possible open access publication under the terms and conditions of the Creative Commons </w:t>
            </w:r>
            <w:r w:rsidRPr="002B6F87">
              <w:rPr>
                <w:rFonts w:eastAsia="DengXian"/>
                <w:lang w:bidi="en-US"/>
              </w:rPr>
              <w:t>Attribution (CC BY) license (</w:t>
            </w:r>
            <w:r>
              <w:rPr>
                <w:rFonts w:eastAsia="DengXian"/>
                <w:lang w:bidi="en-US"/>
              </w:rPr>
              <w:t>https://</w:t>
            </w:r>
            <w:r w:rsidRPr="002B6F87">
              <w:rPr>
                <w:rFonts w:eastAsia="DengXian"/>
                <w:lang w:bidi="en-US"/>
              </w:rPr>
              <w:t>creativecommons.org/licenses/by/4.0/).</w:t>
            </w:r>
          </w:p>
        </w:tc>
      </w:tr>
    </w:tbl>
    <w:p w14:paraId="172F22B8" w14:textId="1EF1479A" w:rsidR="007F761C" w:rsidRPr="00246E0C" w:rsidRDefault="006E7890" w:rsidP="007F761C">
      <w:pPr>
        <w:pStyle w:val="MDPI16affiliation"/>
      </w:pPr>
      <w:r w:rsidRPr="00246E0C">
        <w:rPr>
          <w:vertAlign w:val="superscript"/>
        </w:rPr>
        <w:t>1</w:t>
      </w:r>
      <w:r w:rsidR="007F761C" w:rsidRPr="00246E0C">
        <w:tab/>
      </w:r>
      <w:r w:rsidR="00282048" w:rsidRPr="00246E0C">
        <w:t xml:space="preserve">Department of Geography, University of Calgary, Canada; </w:t>
      </w:r>
      <w:r w:rsidR="00246E0C" w:rsidRPr="00246E0C">
        <w:rPr>
          <w:b/>
          <w:bCs/>
        </w:rPr>
        <w:t>{</w:t>
      </w:r>
      <w:hyperlink r:id="rId12" w:history="1">
        <w:r w:rsidR="00246E0C" w:rsidRPr="00246E0C">
          <w:rPr>
            <w:rStyle w:val="Hyperlink"/>
            <w:u w:val="none"/>
          </w:rPr>
          <w:t>homayoun.rezaie</w:t>
        </w:r>
        <w:r w:rsidR="00246E0C" w:rsidRPr="00246E0C">
          <w:rPr>
            <w:rStyle w:val="Hyperlink"/>
            <w:b/>
            <w:bCs/>
            <w:color w:val="000000" w:themeColor="text1"/>
            <w:u w:val="none"/>
          </w:rPr>
          <w:t>,</w:t>
        </w:r>
        <w:r w:rsidR="00246E0C" w:rsidRPr="00246E0C">
          <w:rPr>
            <w:rStyle w:val="Hyperlink"/>
            <w:u w:val="none"/>
          </w:rPr>
          <w:t xml:space="preserve"> gjhay</w:t>
        </w:r>
        <w:r w:rsidR="00246E0C" w:rsidRPr="00246E0C">
          <w:rPr>
            <w:rStyle w:val="Hyperlink"/>
            <w:b/>
            <w:bCs/>
            <w:color w:val="000000" w:themeColor="text1"/>
            <w:u w:val="none"/>
          </w:rPr>
          <w:t>}</w:t>
        </w:r>
        <w:r w:rsidR="00246E0C" w:rsidRPr="00246E0C">
          <w:rPr>
            <w:rStyle w:val="Hyperlink"/>
            <w:u w:val="none"/>
          </w:rPr>
          <w:t>@ucalgary.ca</w:t>
        </w:r>
      </w:hyperlink>
      <w:r w:rsidR="00AD1926" w:rsidRPr="00246E0C">
        <w:t xml:space="preserve"> </w:t>
      </w:r>
    </w:p>
    <w:p w14:paraId="505445CE" w14:textId="1B297670" w:rsidR="007F761C" w:rsidRPr="00550626" w:rsidRDefault="007F761C" w:rsidP="007F761C">
      <w:pPr>
        <w:pStyle w:val="MDPI16affiliation"/>
      </w:pPr>
      <w:r w:rsidRPr="00FE7F02">
        <w:rPr>
          <w:b/>
        </w:rPr>
        <w:t>*</w:t>
      </w:r>
      <w:r w:rsidRPr="00D945EC">
        <w:tab/>
      </w:r>
      <w:r w:rsidR="00B00C10">
        <w:t>C</w:t>
      </w:r>
      <w:r w:rsidR="00B00C10" w:rsidRPr="00282048">
        <w:t>orrespondence</w:t>
      </w:r>
      <w:r w:rsidR="00282048" w:rsidRPr="00282048">
        <w:t>.</w:t>
      </w:r>
    </w:p>
    <w:p w14:paraId="4C06E001" w14:textId="12DAA980" w:rsidR="007F761C" w:rsidRPr="00EE6C9D" w:rsidRDefault="007F761C" w:rsidP="00EE6C9D">
      <w:pPr>
        <w:pStyle w:val="MDPI17abstract"/>
        <w:rPr>
          <w:szCs w:val="18"/>
        </w:rPr>
      </w:pPr>
      <w:r w:rsidRPr="00EE6C9D">
        <w:rPr>
          <w:b/>
          <w:szCs w:val="18"/>
        </w:rPr>
        <w:t xml:space="preserve">Abstract: </w:t>
      </w:r>
      <w:r w:rsidR="00CE54C0" w:rsidRPr="00CE54C0">
        <w:rPr>
          <w:szCs w:val="18"/>
        </w:rPr>
        <w:t>Thermal remote sensing has transformed how we measure and monitor heat, from space down to tiny cameras that plug into your phone. This review unpacks the essentials</w:t>
      </w:r>
      <w:r w:rsidR="00071A61">
        <w:rPr>
          <w:szCs w:val="18"/>
        </w:rPr>
        <w:t xml:space="preserve"> </w:t>
      </w:r>
      <w:r w:rsidR="00CE54C0" w:rsidRPr="00CE54C0">
        <w:rPr>
          <w:szCs w:val="18"/>
        </w:rPr>
        <w:t>from mid-wave (</w:t>
      </w:r>
      <w:r w:rsidR="00CE54C0" w:rsidRPr="00E361DE">
        <w:rPr>
          <w:i/>
          <w:iCs/>
          <w:szCs w:val="18"/>
        </w:rPr>
        <w:t>MWIR</w:t>
      </w:r>
      <w:r w:rsidR="00CE54C0" w:rsidRPr="00CE54C0">
        <w:rPr>
          <w:szCs w:val="18"/>
        </w:rPr>
        <w:t>) and long-wave infrared (</w:t>
      </w:r>
      <w:r w:rsidR="00CE54C0" w:rsidRPr="00E361DE">
        <w:rPr>
          <w:i/>
          <w:iCs/>
          <w:szCs w:val="18"/>
        </w:rPr>
        <w:t>LWIR</w:t>
      </w:r>
      <w:r w:rsidR="00CE54C0" w:rsidRPr="00CE54C0">
        <w:rPr>
          <w:szCs w:val="18"/>
        </w:rPr>
        <w:t>) applications to the latest tech trends</w:t>
      </w:r>
      <w:r w:rsidR="00071A61">
        <w:rPr>
          <w:szCs w:val="18"/>
        </w:rPr>
        <w:t>. It also</w:t>
      </w:r>
      <w:r w:rsidR="00CE54C0" w:rsidRPr="00CE54C0">
        <w:rPr>
          <w:szCs w:val="18"/>
        </w:rPr>
        <w:t xml:space="preserve"> explores how thermal sensors on satellites, drones, and other platforms have revolutionized environmental and urban analysis. With a look at what’s next for this fast-evolving field, this paper provides a comprehensive yet accessible guide for anyone interested in the power and potential of thermal imaging.</w:t>
      </w:r>
    </w:p>
    <w:p w14:paraId="3ECC5CFB" w14:textId="721C350F" w:rsidR="007F761C" w:rsidRPr="00EE6C9D" w:rsidRDefault="007F761C" w:rsidP="00EE6C9D">
      <w:pPr>
        <w:pStyle w:val="MDPI18keywords"/>
        <w:rPr>
          <w:szCs w:val="18"/>
        </w:rPr>
      </w:pPr>
      <w:r w:rsidRPr="00EE6C9D">
        <w:rPr>
          <w:b/>
          <w:szCs w:val="18"/>
        </w:rPr>
        <w:t>Keywords</w:t>
      </w:r>
      <w:r w:rsidR="00CE54C0">
        <w:rPr>
          <w:b/>
          <w:szCs w:val="18"/>
        </w:rPr>
        <w:t>:</w:t>
      </w:r>
      <w:r w:rsidR="00CE54C0" w:rsidRPr="00CE54C0">
        <w:t xml:space="preserve"> </w:t>
      </w:r>
      <w:r w:rsidR="00CE54C0" w:rsidRPr="00CE54C0">
        <w:rPr>
          <w:szCs w:val="18"/>
        </w:rPr>
        <w:t>Thermal remote sensing; Thermography; Infrared radiation; Temperature measurement</w:t>
      </w:r>
      <w:r w:rsidRPr="00EE6C9D">
        <w:rPr>
          <w:szCs w:val="18"/>
        </w:rPr>
        <w:t xml:space="preserve">; </w:t>
      </w:r>
      <w:r w:rsidR="00CE54C0" w:rsidRPr="00CE54C0">
        <w:rPr>
          <w:szCs w:val="18"/>
        </w:rPr>
        <w:t>Thermal sensors and platforms; Mid-wave infrared; Long-wave infrared; Emissivity.</w:t>
      </w:r>
    </w:p>
    <w:p w14:paraId="4117E220" w14:textId="77777777" w:rsidR="007F761C" w:rsidRPr="00EE6C9D" w:rsidRDefault="007F761C" w:rsidP="00EE6C9D">
      <w:pPr>
        <w:pStyle w:val="MDPI19line"/>
      </w:pPr>
    </w:p>
    <w:p w14:paraId="114DA6A4" w14:textId="022BFBCB" w:rsidR="00050EA3" w:rsidRDefault="00A930AA" w:rsidP="00050EA3">
      <w:pPr>
        <w:pStyle w:val="MDPI21heading1"/>
        <w:numPr>
          <w:ilvl w:val="0"/>
          <w:numId w:val="32"/>
        </w:numPr>
      </w:pPr>
      <w:r w:rsidRPr="00EE6C9D">
        <w:t>Introduction</w:t>
      </w:r>
      <w:r w:rsidRPr="00A930AA">
        <w:t xml:space="preserve"> to Thermography</w:t>
      </w:r>
    </w:p>
    <w:p w14:paraId="7860A36B" w14:textId="2FA54C13" w:rsidR="00050EA3" w:rsidRPr="00050EA3" w:rsidRDefault="00050EA3" w:rsidP="00050EA3">
      <w:pPr>
        <w:pStyle w:val="MDPI31text"/>
      </w:pPr>
      <w:r w:rsidRPr="00050EA3">
        <w:t>Thermal infrared (</w:t>
      </w:r>
      <w:r w:rsidRPr="00F32675">
        <w:rPr>
          <w:i/>
          <w:iCs/>
        </w:rPr>
        <w:t>TIR</w:t>
      </w:r>
      <w:r w:rsidRPr="00050EA3">
        <w:t xml:space="preserve">) remote sensing, also known as thermography, is the science of capturing and analyzing emitted electromagnetic radiation within the thermal infrared spectrum, typically defined between 3–14 </w:t>
      </w:r>
      <w:r w:rsidRPr="00F32675">
        <w:rPr>
          <w:i/>
          <w:iCs/>
        </w:rPr>
        <w:t>µm</w:t>
      </w:r>
      <w:r w:rsidRPr="00050EA3">
        <w:t>. This spectral range is commonly divided into mid-wave infrared (</w:t>
      </w:r>
      <w:r w:rsidRPr="00F32675">
        <w:rPr>
          <w:i/>
          <w:iCs/>
        </w:rPr>
        <w:t>MWIR</w:t>
      </w:r>
      <w:r w:rsidRPr="00050EA3">
        <w:t xml:space="preserve">, ~3–5 </w:t>
      </w:r>
      <w:r w:rsidRPr="00F32675">
        <w:rPr>
          <w:i/>
          <w:iCs/>
        </w:rPr>
        <w:t>µm</w:t>
      </w:r>
      <w:r w:rsidRPr="00050EA3">
        <w:t>) and long-wave infrared (</w:t>
      </w:r>
      <w:r w:rsidRPr="00F32675">
        <w:rPr>
          <w:i/>
          <w:iCs/>
        </w:rPr>
        <w:t>LWIR</w:t>
      </w:r>
      <w:r w:rsidRPr="00050EA3">
        <w:t xml:space="preserve">, ~8–14 </w:t>
      </w:r>
      <w:r w:rsidRPr="00F32675">
        <w:rPr>
          <w:i/>
          <w:iCs/>
        </w:rPr>
        <w:t>µm</w:t>
      </w:r>
      <w:r w:rsidRPr="00050EA3">
        <w:t>), each used for different applications [1, 2]. These ranges are important because the atmosphere blocks most thermal radiation between 5 and 8 µm. For this reason, thermal cameras usually operate in either the mid-wave or long-wave infrared atmospheric windows.</w:t>
      </w:r>
    </w:p>
    <w:p w14:paraId="5657A2D1" w14:textId="05A643E2" w:rsidR="00050EA3" w:rsidRPr="00050EA3" w:rsidRDefault="00050EA3" w:rsidP="00050EA3">
      <w:pPr>
        <w:pStyle w:val="MDPI31text"/>
      </w:pPr>
      <w:r w:rsidRPr="00050EA3">
        <w:t>Unlike optical sensors that detect reflected sunlight, thermal sensors measure the energy that objects naturally emit due to their own heat. Every object with a temperature above absolute zero (</w:t>
      </w:r>
      <w:r w:rsidRPr="00F32675">
        <w:rPr>
          <w:i/>
          <w:iCs/>
        </w:rPr>
        <w:t>0 K</w:t>
      </w:r>
      <w:r w:rsidRPr="00050EA3">
        <w:t>) radiates energy that is invisible to the naked eyes. By capturing this radiance from space or airborne platforms, the temperature of the Earth’s surface can be estimated without physical contact [3].</w:t>
      </w:r>
    </w:p>
    <w:p w14:paraId="47F690C1" w14:textId="77777777" w:rsidR="00050EA3" w:rsidRPr="00050EA3" w:rsidRDefault="00050EA3" w:rsidP="00050EA3">
      <w:pPr>
        <w:pStyle w:val="MDPI31text"/>
        <w:rPr>
          <w:rFonts w:ascii="Times New Roman" w:hAnsi="Times New Roman"/>
          <w:color w:val="auto"/>
          <w:sz w:val="24"/>
          <w:szCs w:val="24"/>
          <w:lang w:val="en-CA"/>
        </w:rPr>
      </w:pPr>
      <w:r w:rsidRPr="00050EA3">
        <w:rPr>
          <w:lang w:val="en-CA"/>
        </w:rPr>
        <w:t xml:space="preserve">Thermography can be applied in two ways based on measurement type: </w:t>
      </w:r>
      <w:r w:rsidRPr="00050EA3">
        <w:rPr>
          <w:i/>
          <w:iCs/>
          <w:lang w:val="en-CA"/>
        </w:rPr>
        <w:t>qualitative</w:t>
      </w:r>
      <w:r w:rsidRPr="00050EA3">
        <w:rPr>
          <w:lang w:val="en-CA"/>
        </w:rPr>
        <w:t xml:space="preserve"> and </w:t>
      </w:r>
      <w:r w:rsidRPr="00050EA3">
        <w:rPr>
          <w:i/>
          <w:iCs/>
          <w:lang w:val="en-CA"/>
        </w:rPr>
        <w:t>quantitative</w:t>
      </w:r>
      <w:r w:rsidRPr="00050EA3">
        <w:rPr>
          <w:lang w:val="en-CA"/>
        </w:rPr>
        <w:t>. Qualitative thermography identifies relative temperature patterns without requiring exact temperature values, while quantitative thermography involves accurate temperature measurements for detailed thermal analysis, such as heat loss estimation or material assessment [4, 5].</w:t>
      </w:r>
    </w:p>
    <w:p w14:paraId="591C174D" w14:textId="77777777" w:rsidR="00050EA3" w:rsidRPr="00050EA3" w:rsidRDefault="00050EA3" w:rsidP="00050EA3">
      <w:pPr>
        <w:pStyle w:val="MDPI31text"/>
        <w:rPr>
          <w:rFonts w:ascii="Times New Roman" w:hAnsi="Times New Roman"/>
          <w:color w:val="auto"/>
          <w:sz w:val="24"/>
          <w:szCs w:val="24"/>
          <w:lang w:val="en-CA"/>
        </w:rPr>
      </w:pPr>
      <w:r w:rsidRPr="00050EA3">
        <w:rPr>
          <w:lang w:val="en-CA"/>
        </w:rPr>
        <w:t>Thermal imaging relies on fundamental physical laws to measure radiance (</w:t>
      </w:r>
      <w:r w:rsidRPr="00050EA3">
        <w:rPr>
          <w:i/>
          <w:iCs/>
          <w:lang w:val="en-CA"/>
        </w:rPr>
        <w:t>W/m²/sr</w:t>
      </w:r>
      <w:r w:rsidRPr="00050EA3">
        <w:rPr>
          <w:lang w:val="en-CA"/>
        </w:rPr>
        <w:t>), which is the energy emitted by an object per unit area, solid angle, and wavelength. These laws are typically expressed as Planck’s law, Wien’s displacement law, the Stefan-Boltzmann law, and Kirchhoff’s law [2, 3].</w:t>
      </w:r>
    </w:p>
    <w:p w14:paraId="25B6C0FD" w14:textId="77777777" w:rsidR="00050EA3" w:rsidRPr="00050EA3" w:rsidRDefault="00050EA3" w:rsidP="00050EA3">
      <w:pPr>
        <w:pStyle w:val="MDPI31text"/>
        <w:rPr>
          <w:rFonts w:ascii="Times New Roman" w:hAnsi="Times New Roman"/>
          <w:color w:val="auto"/>
          <w:sz w:val="24"/>
          <w:szCs w:val="24"/>
          <w:lang w:val="en-CA"/>
        </w:rPr>
      </w:pPr>
      <w:r w:rsidRPr="00050EA3">
        <w:rPr>
          <w:i/>
          <w:iCs/>
          <w:lang w:val="en-CA"/>
        </w:rPr>
        <w:t>Planck’s law</w:t>
      </w:r>
      <w:r w:rsidRPr="00050EA3">
        <w:rPr>
          <w:lang w:val="en-CA"/>
        </w:rPr>
        <w:t xml:space="preserve"> describes the energy emitted by a blackbody - a theoretical object that perfectly absorbs and re-emits all incident radiation - at specific wavelengths based on its temperature (</w:t>
      </w:r>
      <w:r w:rsidRPr="00050EA3">
        <w:rPr>
          <w:i/>
          <w:iCs/>
          <w:lang w:val="en-CA"/>
        </w:rPr>
        <w:t>K</w:t>
      </w:r>
      <w:r w:rsidRPr="00050EA3">
        <w:rPr>
          <w:lang w:val="en-CA"/>
        </w:rPr>
        <w:t xml:space="preserve">). It highlights that hotter objects emit more energy at shorter wavelengths, while radiation at longer wavelengths carries less energy. This principle underpins the </w:t>
      </w:r>
      <w:r w:rsidRPr="00050EA3">
        <w:rPr>
          <w:lang w:val="en-CA"/>
        </w:rPr>
        <w:lastRenderedPageBreak/>
        <w:t xml:space="preserve">detection of heat using infrared wavelengths in thermal imaging [1]. Derived laws, such as Wien’s displacement law and the Stefan-Boltzmann law, further describe how temperature influences radiation. </w:t>
      </w:r>
      <w:r w:rsidRPr="00050EA3">
        <w:rPr>
          <w:i/>
          <w:iCs/>
          <w:lang w:val="en-CA"/>
        </w:rPr>
        <w:t>Wien’s displacement law</w:t>
      </w:r>
      <w:r w:rsidRPr="00050EA3">
        <w:rPr>
          <w:lang w:val="en-CA"/>
        </w:rPr>
        <w:t xml:space="preserve"> establishes the relationship between an object’s temperature and the wavelength of its peak (maximum) emission, showing that hotter objects emit radiation at shorter wavelengths. The Stefan-Boltzmann law, in contrast, relates the total energy emitted by an object to the fourth power of its absolute temperature. Together, these laws provide critical insights into how radiation behavior changes with temperature, forming a foundation for understanding thermal imaging and infrared sensing [3].</w:t>
      </w:r>
    </w:p>
    <w:p w14:paraId="6F165F7B" w14:textId="77777777" w:rsidR="00050EA3" w:rsidRPr="00050EA3" w:rsidRDefault="00050EA3" w:rsidP="00050EA3">
      <w:pPr>
        <w:pStyle w:val="MDPI31text"/>
        <w:rPr>
          <w:rFonts w:ascii="Times New Roman" w:hAnsi="Times New Roman"/>
          <w:color w:val="auto"/>
          <w:sz w:val="24"/>
          <w:szCs w:val="24"/>
          <w:lang w:val="en-CA"/>
        </w:rPr>
      </w:pPr>
      <w:r w:rsidRPr="00050EA3">
        <w:rPr>
          <w:lang w:val="en-CA"/>
        </w:rPr>
        <w:t xml:space="preserve">The </w:t>
      </w:r>
      <w:r w:rsidRPr="00050EA3">
        <w:rPr>
          <w:i/>
          <w:iCs/>
          <w:lang w:val="en-CA"/>
        </w:rPr>
        <w:t>Stefan–Boltzmann law</w:t>
      </w:r>
      <w:r w:rsidRPr="00050EA3">
        <w:rPr>
          <w:lang w:val="en-CA"/>
        </w:rPr>
        <w:t xml:space="preserve"> highlights that a blackbody emits total electromagnetic (EM) radiation across all wavelengths, not just infrared [6]. Perfect blackbodies do not exist; instead, real-world objects behave as graybodies, emitting less radiation than blackbodies. To quantify this difference, the concept of emissivity (ε) is introduced. Emissivity, which ranges from 0 to 1, represents how efficiently a surface emits radiation compared to a blackbody [7].</w:t>
      </w:r>
    </w:p>
    <w:p w14:paraId="4859ED04" w14:textId="77777777" w:rsidR="00050EA3" w:rsidRPr="00050EA3" w:rsidRDefault="00050EA3" w:rsidP="00050EA3">
      <w:pPr>
        <w:pStyle w:val="MDPI31text"/>
        <w:rPr>
          <w:rFonts w:ascii="Times New Roman" w:hAnsi="Times New Roman"/>
          <w:color w:val="auto"/>
          <w:sz w:val="24"/>
          <w:szCs w:val="24"/>
          <w:lang w:val="en-CA"/>
        </w:rPr>
      </w:pPr>
      <w:r w:rsidRPr="00050EA3">
        <w:rPr>
          <w:lang w:val="en-CA"/>
        </w:rPr>
        <w:t xml:space="preserve">Another important principle is </w:t>
      </w:r>
      <w:r w:rsidRPr="00050EA3">
        <w:rPr>
          <w:i/>
          <w:iCs/>
          <w:lang w:val="en-CA"/>
        </w:rPr>
        <w:t>Kirchhoff’s law,</w:t>
      </w:r>
      <w:r w:rsidRPr="00050EA3">
        <w:rPr>
          <w:lang w:val="en-CA"/>
        </w:rPr>
        <w:t xml:space="preserve"> which states that at a given wavelength, a body’s emittance is equal to its absorption capacity [8]. This concept is often summarized as: "Good absorbers are good emitters, while good reflectors are poor emitters" [9].</w:t>
      </w:r>
    </w:p>
    <w:p w14:paraId="3CE68B8B" w14:textId="77777777" w:rsidR="00050EA3" w:rsidRPr="00050EA3" w:rsidRDefault="00050EA3" w:rsidP="00050EA3">
      <w:pPr>
        <w:pStyle w:val="MDPI31text"/>
        <w:rPr>
          <w:rFonts w:ascii="Times New Roman" w:hAnsi="Times New Roman"/>
          <w:color w:val="auto"/>
          <w:sz w:val="24"/>
          <w:szCs w:val="24"/>
          <w:lang w:val="en-CA"/>
        </w:rPr>
      </w:pPr>
      <w:r w:rsidRPr="00050EA3">
        <w:rPr>
          <w:lang w:val="en-CA"/>
        </w:rPr>
        <w:t>When these laws are applied to real-world surfaces, additional considerations are required, since most natural materials are not perfect radiators.</w:t>
      </w:r>
    </w:p>
    <w:p w14:paraId="73842C35" w14:textId="3679AA21" w:rsidR="00050EA3" w:rsidRPr="00050EA3" w:rsidRDefault="00050EA3" w:rsidP="00050EA3">
      <w:pPr>
        <w:pStyle w:val="MDPI31text"/>
        <w:numPr>
          <w:ilvl w:val="0"/>
          <w:numId w:val="37"/>
        </w:numPr>
        <w:rPr>
          <w:rFonts w:ascii="Arial" w:hAnsi="Arial"/>
          <w:lang w:val="en-CA"/>
        </w:rPr>
      </w:pPr>
      <w:r w:rsidRPr="00050EA3">
        <w:rPr>
          <w:i/>
          <w:iCs/>
          <w:lang w:val="en-CA"/>
        </w:rPr>
        <w:t>Emissivity.</w:t>
      </w:r>
      <w:r w:rsidRPr="00050EA3">
        <w:rPr>
          <w:lang w:val="en-CA"/>
        </w:rPr>
        <w:t xml:space="preserve"> A blackbody represents an ideal emitter with an emissivity of 1.0. In contrast, real surfaces have emissivity between 0 and 1. For example, healthy vegetation typically has a high emissivity (~0.98), whereas dry soil exhibits lower values (~0.89) [6, 10</w:t>
      </w:r>
      <w:r w:rsidR="00726DCB">
        <w:rPr>
          <w:lang w:val="en-CA"/>
        </w:rPr>
        <w:t>-13</w:t>
      </w:r>
      <w:r w:rsidRPr="00050EA3">
        <w:rPr>
          <w:lang w:val="en-CA"/>
        </w:rPr>
        <w:t>].</w:t>
      </w:r>
    </w:p>
    <w:p w14:paraId="30A0EFDB" w14:textId="77777777" w:rsidR="00050EA3" w:rsidRPr="00050EA3" w:rsidRDefault="00050EA3" w:rsidP="00050EA3">
      <w:pPr>
        <w:pStyle w:val="MDPI31text"/>
        <w:numPr>
          <w:ilvl w:val="0"/>
          <w:numId w:val="37"/>
        </w:numPr>
        <w:rPr>
          <w:rFonts w:ascii="Arial" w:hAnsi="Arial"/>
          <w:lang w:val="en-CA"/>
        </w:rPr>
      </w:pPr>
      <w:r w:rsidRPr="00050EA3">
        <w:rPr>
          <w:i/>
          <w:iCs/>
          <w:lang w:val="en-CA"/>
        </w:rPr>
        <w:t>Kinetic vs. Radiant Temperature.</w:t>
      </w:r>
      <w:r w:rsidRPr="00050EA3">
        <w:rPr>
          <w:lang w:val="en-CA"/>
        </w:rPr>
        <w:t xml:space="preserve"> Kinetic temperature (</w:t>
      </w:r>
      <w:r w:rsidRPr="00050EA3">
        <w:rPr>
          <w:i/>
          <w:iCs/>
          <w:lang w:val="en-CA"/>
        </w:rPr>
        <w:t>T</w:t>
      </w:r>
      <w:r w:rsidRPr="00050EA3">
        <w:rPr>
          <w:rFonts w:ascii="Segoe UI Symbol" w:hAnsi="Segoe UI Symbol" w:cs="Segoe UI Symbol"/>
          <w:i/>
          <w:iCs/>
          <w:lang w:val="en-CA"/>
        </w:rPr>
        <w:t>ₖ</w:t>
      </w:r>
      <w:r w:rsidRPr="00050EA3">
        <w:rPr>
          <w:rFonts w:ascii="Times New Roman" w:hAnsi="Times New Roman"/>
          <w:i/>
          <w:iCs/>
          <w:lang w:val="en-CA"/>
        </w:rPr>
        <w:t>ᵢ</w:t>
      </w:r>
      <w:r w:rsidRPr="00050EA3">
        <w:rPr>
          <w:rFonts w:ascii="Segoe UI Symbol" w:hAnsi="Segoe UI Symbol" w:cs="Segoe UI Symbol"/>
          <w:i/>
          <w:iCs/>
          <w:lang w:val="en-CA"/>
        </w:rPr>
        <w:t>ₙ</w:t>
      </w:r>
      <w:r w:rsidRPr="00050EA3">
        <w:rPr>
          <w:lang w:val="en-CA"/>
        </w:rPr>
        <w:t>) represents the true physical temperature of an object. However, because real surfaces do not emit perfectly, the radiant temperature (</w:t>
      </w:r>
      <w:r w:rsidRPr="00050EA3">
        <w:rPr>
          <w:i/>
          <w:iCs/>
          <w:lang w:val="en-CA"/>
        </w:rPr>
        <w:t>T</w:t>
      </w:r>
      <w:r w:rsidRPr="00050EA3">
        <w:rPr>
          <w:rFonts w:ascii="Times New Roman" w:hAnsi="Times New Roman"/>
          <w:i/>
          <w:iCs/>
          <w:lang w:val="en-CA"/>
        </w:rPr>
        <w:t>ᵣ</w:t>
      </w:r>
      <w:r w:rsidRPr="00050EA3">
        <w:rPr>
          <w:rFonts w:ascii="Cambria Math" w:hAnsi="Cambria Math"/>
          <w:i/>
          <w:iCs/>
          <w:lang w:val="en-CA"/>
        </w:rPr>
        <w:t>ₐ</w:t>
      </w:r>
      <w:r w:rsidRPr="00050EA3">
        <w:rPr>
          <w:rFonts w:ascii="Cambria Math" w:hAnsi="Cambria Math"/>
          <w:i/>
          <w:iCs/>
          <w:sz w:val="12"/>
          <w:szCs w:val="12"/>
          <w:vertAlign w:val="subscript"/>
          <w:lang w:val="en-CA"/>
        </w:rPr>
        <w:t>d</w:t>
      </w:r>
      <w:r w:rsidRPr="00050EA3">
        <w:rPr>
          <w:lang w:val="en-CA"/>
        </w:rPr>
        <w:t>) measured by a thermal sensor is usually lower than the actual temperature. As a result, accurate surface temperature retrieval requires corrections for emissivity and atmospheric effects [1, 4].</w:t>
      </w:r>
    </w:p>
    <w:p w14:paraId="13AAED31" w14:textId="0775FC5C" w:rsidR="00050EA3" w:rsidRDefault="00050EA3" w:rsidP="00050EA3">
      <w:pPr>
        <w:pStyle w:val="MDPI31text"/>
        <w:rPr>
          <w:lang w:val="en-CA"/>
        </w:rPr>
      </w:pPr>
      <w:r w:rsidRPr="00050EA3">
        <w:rPr>
          <w:lang w:val="en-CA"/>
        </w:rPr>
        <w:t>TIR is a critical tool for monitoring the health and energy balance of our planet. It supports a wide range of applications, including agriculture, urban environments, climate science, and building energy efficiency, among many others, which are discussed in detail in the Applications section</w:t>
      </w:r>
      <w:r w:rsidR="00726DCB">
        <w:rPr>
          <w:lang w:val="en-CA"/>
        </w:rPr>
        <w:t xml:space="preserve"> [14-</w:t>
      </w:r>
      <w:r w:rsidR="00316D3A">
        <w:rPr>
          <w:lang w:val="en-CA"/>
        </w:rPr>
        <w:t>18</w:t>
      </w:r>
      <w:r w:rsidR="00726DCB">
        <w:rPr>
          <w:lang w:val="en-CA"/>
        </w:rPr>
        <w:t>]</w:t>
      </w:r>
      <w:r w:rsidRPr="00050EA3">
        <w:rPr>
          <w:lang w:val="en-CA"/>
        </w:rPr>
        <w:t>.</w:t>
      </w:r>
    </w:p>
    <w:p w14:paraId="3E1B648C" w14:textId="2A763531" w:rsidR="003A77D5" w:rsidRPr="00E361DE" w:rsidRDefault="003A77D5" w:rsidP="00E361DE">
      <w:pPr>
        <w:pStyle w:val="MDPI11articletype"/>
        <w:ind w:left="2040" w:firstLine="510"/>
      </w:pPr>
      <w:r w:rsidRPr="00E361DE">
        <w:t>1.</w:t>
      </w:r>
      <w:r w:rsidR="00050EA3" w:rsidRPr="00E361DE">
        <w:t>1</w:t>
      </w:r>
      <w:r w:rsidRPr="00E361DE">
        <w:t xml:space="preserve"> Technology</w:t>
      </w:r>
    </w:p>
    <w:p w14:paraId="05D8DDAC" w14:textId="77777777" w:rsidR="009E332B" w:rsidRDefault="00AC4ADD" w:rsidP="009E332B">
      <w:pPr>
        <w:pStyle w:val="MDPI31text"/>
      </w:pPr>
      <w:r w:rsidRPr="00AC4ADD">
        <w:t>The infrared detector is the core component of a thermal imaging system, converting infrared radiation into electrical signals for temperature mapping [</w:t>
      </w:r>
      <w:r w:rsidR="00E361DE" w:rsidRPr="00E361DE">
        <w:t>19-21</w:t>
      </w:r>
      <w:r w:rsidRPr="00AC4ADD">
        <w:t>]. These detectors are generally classified as photon detectors and thermal detectors (e.g., bolometers). Photon detectors usually require cooling, while thermal detectors can operate without cooling and are therefore widely used in compact and cost-effective systems. Photon detectors are typically cooled to cryogenic temperatures below about 100 K to reduce thermal noise and dark current that would otherwise degrade measurement sensitivity and accuracy [</w:t>
      </w:r>
      <w:r w:rsidR="00E361DE" w:rsidRPr="00E361DE">
        <w:t>20</w:t>
      </w:r>
      <w:r w:rsidR="00E361DE">
        <w:t>, 22</w:t>
      </w:r>
      <w:r w:rsidRPr="00AC4ADD">
        <w:t>]. However, cooled sensors are generally larger and more complex, which limits their use to specialized systems. In contrast, uncooled detectors are smaller and lighter, making them well suited for portable devices and small platforms such as drones or smartphones [</w:t>
      </w:r>
      <w:r w:rsidR="00E361DE" w:rsidRPr="00E361DE">
        <w:t>19, 20</w:t>
      </w:r>
      <w:r w:rsidRPr="00AC4ADD">
        <w:t xml:space="preserve">]. Infrared cameras are further classified based on their spectral range into shortwave (0.8–2.0 </w:t>
      </w:r>
      <w:r w:rsidRPr="00335624">
        <w:rPr>
          <w:i/>
          <w:iCs/>
        </w:rPr>
        <w:t>μm</w:t>
      </w:r>
      <w:r w:rsidRPr="00AC4ADD">
        <w:t xml:space="preserve">), midwave (2.0–5.0 </w:t>
      </w:r>
      <w:r w:rsidRPr="00335624">
        <w:rPr>
          <w:i/>
          <w:iCs/>
        </w:rPr>
        <w:t>μm</w:t>
      </w:r>
      <w:r w:rsidRPr="00AC4ADD">
        <w:t xml:space="preserve">), and longwave (8.0–14.0 </w:t>
      </w:r>
      <w:r w:rsidRPr="00F32675">
        <w:rPr>
          <w:i/>
          <w:iCs/>
        </w:rPr>
        <w:t>μm</w:t>
      </w:r>
      <w:r w:rsidRPr="00AC4ADD">
        <w:t>) infrared bands</w:t>
      </w:r>
      <w:r w:rsidR="003D3D59">
        <w:t xml:space="preserve"> [23]</w:t>
      </w:r>
      <w:r w:rsidRPr="00AC4ADD">
        <w:t>.</w:t>
      </w:r>
    </w:p>
    <w:p w14:paraId="081E463C" w14:textId="1392E7F2" w:rsidR="00483ADF" w:rsidRPr="00B305C4" w:rsidRDefault="00483ADF" w:rsidP="009E332B">
      <w:pPr>
        <w:pStyle w:val="MDPI31text"/>
      </w:pPr>
      <w:r w:rsidRPr="00E361DE">
        <w:lastRenderedPageBreak/>
        <w:t>Thermal imaging began with</w:t>
      </w:r>
      <w:r w:rsidR="009E743C" w:rsidRPr="00E361DE">
        <w:t xml:space="preserve"> infrared line</w:t>
      </w:r>
      <w:r w:rsidRPr="00E361DE">
        <w:t xml:space="preserve"> scanner cameras, which used single-point detectors and mechanical scanning to produce high-resolution images but were slow and complex. Modern focal-plane-array (</w:t>
      </w:r>
      <w:r w:rsidRPr="00F32675">
        <w:rPr>
          <w:i/>
          <w:iCs/>
        </w:rPr>
        <w:t>FPA</w:t>
      </w:r>
      <w:r w:rsidRPr="00E361DE">
        <w:t xml:space="preserve">) cameras have replaced these systems, utilizing detector matrices to capture entire images instantly, enabling faster and more practical real-time applications. In satellite imaging, early systems like Landsat employed whiskbroom scanning, where detectors swept line by line to produce high-resolution images but required heavy, intricate optical designs. Today, push-broom scanning, used in </w:t>
      </w:r>
      <w:r w:rsidRPr="00B305C4">
        <w:t xml:space="preserve">sensors like </w:t>
      </w:r>
      <w:r w:rsidRPr="00B305C4">
        <w:rPr>
          <w:rPrChange w:id="1" w:author="Geoffrey Hay" w:date="2025-10-09T19:18:00Z" w16du:dateUtc="2025-10-10T01:18:00Z">
            <w:rPr>
              <w:lang w:val="en-CA"/>
            </w:rPr>
          </w:rPrChange>
        </w:rPr>
        <w:t>TIRS</w:t>
      </w:r>
      <w:r w:rsidR="009E743C" w:rsidRPr="00B305C4">
        <w:rPr>
          <w:rStyle w:val="FootnoteReference"/>
        </w:rPr>
        <w:footnoteReference w:id="1"/>
      </w:r>
      <w:r w:rsidR="009E743C" w:rsidRPr="00B305C4">
        <w:t xml:space="preserve"> </w:t>
      </w:r>
      <w:r w:rsidRPr="00B305C4">
        <w:t xml:space="preserve">and </w:t>
      </w:r>
      <w:r w:rsidRPr="00B305C4">
        <w:rPr>
          <w:rPrChange w:id="3" w:author="Geoffrey Hay" w:date="2025-10-09T19:18:00Z" w16du:dateUtc="2025-10-10T01:18:00Z">
            <w:rPr>
              <w:lang w:val="en-CA"/>
            </w:rPr>
          </w:rPrChange>
        </w:rPr>
        <w:t>ASTER</w:t>
      </w:r>
      <w:r w:rsidR="009E743C" w:rsidRPr="00B305C4">
        <w:rPr>
          <w:rStyle w:val="FootnoteReference"/>
        </w:rPr>
        <w:footnoteReference w:id="2"/>
      </w:r>
      <w:r w:rsidRPr="00B305C4">
        <w:t xml:space="preserve">, dominates due to its ability to capture entire swaths in one pass, offering faster data collection and simpler designs. Advanced systems, such as </w:t>
      </w:r>
      <w:r w:rsidRPr="00B305C4">
        <w:rPr>
          <w:rPrChange w:id="5" w:author="Geoffrey Hay" w:date="2025-10-09T19:18:00Z" w16du:dateUtc="2025-10-10T01:18:00Z">
            <w:rPr>
              <w:lang w:val="en-CA"/>
            </w:rPr>
          </w:rPrChange>
        </w:rPr>
        <w:t>China’s YG-14 satellite</w:t>
      </w:r>
      <w:r w:rsidR="007427B1" w:rsidRPr="00B305C4">
        <w:rPr>
          <w:rStyle w:val="FootnoteReference"/>
        </w:rPr>
        <w:footnoteReference w:id="3"/>
      </w:r>
      <w:r w:rsidRPr="00B305C4">
        <w:t>, integrate these techniques with scanning mirrors to achieve wider coverage and higher resolution, supporting versatile applications like urban heat mapping and environmental monitoring [24].</w:t>
      </w:r>
    </w:p>
    <w:p w14:paraId="4F72030C" w14:textId="6BFA5841" w:rsidR="00483ADF" w:rsidRPr="00483ADF" w:rsidRDefault="00483ADF" w:rsidP="00483ADF">
      <w:pPr>
        <w:pStyle w:val="MDPI31text"/>
        <w:rPr>
          <w:lang w:val="en-CA"/>
        </w:rPr>
      </w:pPr>
      <w:r w:rsidRPr="00B305C4">
        <w:rPr>
          <w:lang w:val="en-CA"/>
        </w:rPr>
        <w:t>The Landsat</w:t>
      </w:r>
      <w:r w:rsidR="003D3D59" w:rsidRPr="00B305C4">
        <w:rPr>
          <w:rStyle w:val="FootnoteReference"/>
          <w:lang w:val="en-CA"/>
        </w:rPr>
        <w:footnoteReference w:id="4"/>
      </w:r>
      <w:r w:rsidRPr="00B305C4">
        <w:rPr>
          <w:lang w:val="en-CA"/>
        </w:rPr>
        <w:t xml:space="preserve"> family</w:t>
      </w:r>
      <w:r w:rsidRPr="00483ADF">
        <w:rPr>
          <w:lang w:val="en-CA"/>
        </w:rPr>
        <w:t xml:space="preserve"> utilizes two types of scanners. The older type, whiskbroom scanners, rely on a moving mirror to create a cross-track motion, directing light to a single detector. While effective with fewer detectors, this mechanical motion is prone to </w:t>
      </w:r>
      <w:r w:rsidR="009021D1">
        <w:rPr>
          <w:lang w:val="en-CA"/>
        </w:rPr>
        <w:t>errors</w:t>
      </w:r>
      <w:r w:rsidRPr="00483ADF">
        <w:rPr>
          <w:lang w:val="en-CA"/>
        </w:rPr>
        <w:t>, as evidenced by the Landsat 7 scan line corrector failure. The newer type, push-broom scanners, employs a linear array of detectors aligned perpendicular to the satellite’s flight path. This method requires a larger number of detectors, each with unique sensitivities, which are corrected through precise radiometric calibration [25].</w:t>
      </w:r>
    </w:p>
    <w:p w14:paraId="0C6675B9" w14:textId="77777777" w:rsidR="00483ADF" w:rsidRPr="00483ADF" w:rsidRDefault="00483ADF" w:rsidP="00483ADF">
      <w:pPr>
        <w:pStyle w:val="MDPI31text"/>
        <w:rPr>
          <w:lang w:val="en-CA"/>
        </w:rPr>
      </w:pPr>
      <w:r w:rsidRPr="00483ADF">
        <w:rPr>
          <w:lang w:val="en-CA"/>
        </w:rPr>
        <w:t xml:space="preserve">Metrics are used to evaluate the performance of thermal cameras. </w:t>
      </w:r>
      <w:r w:rsidRPr="0047367D">
        <w:rPr>
          <w:i/>
          <w:iCs/>
          <w:lang w:val="en-CA"/>
        </w:rPr>
        <w:t>Noise equivalent temperature difference</w:t>
      </w:r>
      <w:r w:rsidRPr="00483ADF">
        <w:rPr>
          <w:lang w:val="en-CA"/>
        </w:rPr>
        <w:t xml:space="preserve"> (NETD) measures the smallest temperature difference the system can detect, indicating its sensitivity, with lower NETD values representing better sensitivity. The </w:t>
      </w:r>
      <w:r w:rsidRPr="0047367D">
        <w:rPr>
          <w:i/>
          <w:iCs/>
          <w:lang w:val="en-CA"/>
        </w:rPr>
        <w:t>modulation transfer function</w:t>
      </w:r>
      <w:r w:rsidRPr="00483ADF">
        <w:rPr>
          <w:lang w:val="en-CA"/>
        </w:rPr>
        <w:t xml:space="preserve"> (MTF) describes how clearly the system can capture details, reflecting its resolution. </w:t>
      </w:r>
      <w:r w:rsidRPr="0047367D">
        <w:rPr>
          <w:i/>
          <w:iCs/>
          <w:lang w:val="en-CA"/>
        </w:rPr>
        <w:t>Minimum resolvable temperature difference</w:t>
      </w:r>
      <w:r w:rsidRPr="00483ADF">
        <w:rPr>
          <w:lang w:val="en-CA"/>
        </w:rPr>
        <w:t xml:space="preserve"> (MRTD) combines these metrics by measuring the smallest temperature difference in a pattern that the system can resolve [26].</w:t>
      </w:r>
    </w:p>
    <w:p w14:paraId="1D16FFCD" w14:textId="3FED5B15" w:rsidR="00483ADF" w:rsidRPr="00483ADF" w:rsidRDefault="00483ADF" w:rsidP="00483ADF">
      <w:pPr>
        <w:pStyle w:val="MDPI31text"/>
        <w:rPr>
          <w:lang w:val="en-CA"/>
        </w:rPr>
      </w:pPr>
      <w:r w:rsidRPr="00483ADF">
        <w:rPr>
          <w:lang w:val="en-CA"/>
        </w:rPr>
        <w:t xml:space="preserve">Calibration is crucial for ensuring that thermal cameras deliver accurate and reliable data by correcting errors caused by environmental changes, sensor drift, or aging components [3]. It involves multiple stages: </w:t>
      </w:r>
      <w:r w:rsidR="004712DD">
        <w:rPr>
          <w:lang w:val="en-CA"/>
        </w:rPr>
        <w:t xml:space="preserve">(i) </w:t>
      </w:r>
      <w:r w:rsidRPr="00483ADF">
        <w:rPr>
          <w:lang w:val="en-CA"/>
        </w:rPr>
        <w:t xml:space="preserve">pre-launch calibration, where the camera is tested and optimized under controlled conditions before deployment, and </w:t>
      </w:r>
      <w:r w:rsidR="004712DD">
        <w:rPr>
          <w:lang w:val="en-CA"/>
        </w:rPr>
        <w:t xml:space="preserve">(ii) </w:t>
      </w:r>
      <w:r w:rsidRPr="00483ADF">
        <w:rPr>
          <w:lang w:val="en-CA"/>
        </w:rPr>
        <w:t>on-orbit calibration, which compensates for factors such as thermal drift and sensor aging during operation [27].</w:t>
      </w:r>
    </w:p>
    <w:p w14:paraId="62756BC1" w14:textId="347F62BB" w:rsidR="00483ADF" w:rsidRPr="00483ADF" w:rsidRDefault="00483ADF" w:rsidP="00483ADF">
      <w:pPr>
        <w:pStyle w:val="MDPI31text"/>
        <w:rPr>
          <w:lang w:val="en-CA"/>
        </w:rPr>
      </w:pPr>
      <w:r w:rsidRPr="00483ADF">
        <w:rPr>
          <w:lang w:val="en-CA"/>
        </w:rPr>
        <w:t xml:space="preserve">MWIR systems operating in the 3–5 </w:t>
      </w:r>
      <w:r w:rsidRPr="00B305C4">
        <w:rPr>
          <w:i/>
          <w:iCs/>
          <w:lang w:val="en-CA"/>
        </w:rPr>
        <w:t>μm</w:t>
      </w:r>
      <w:r w:rsidRPr="00483ADF">
        <w:rPr>
          <w:lang w:val="en-CA"/>
        </w:rPr>
        <w:t xml:space="preserve"> range, excel in detecting small targets at long distances with high sensitivity, making them ideal for industrial inspections and scientific applications. However, their reliance on cooling systems, such as Stirling coolers, adds complexity and cost. In contrast, LWIR systems functioning in the 8–14 </w:t>
      </w:r>
      <w:r w:rsidRPr="00335624">
        <w:rPr>
          <w:i/>
          <w:iCs/>
          <w:lang w:val="en-CA"/>
        </w:rPr>
        <w:t>μm</w:t>
      </w:r>
      <w:r w:rsidRPr="00483ADF">
        <w:rPr>
          <w:lang w:val="en-CA"/>
        </w:rPr>
        <w:t xml:space="preserve"> range, are uncooled, compact, and cost-effective, making them well-suited for drones, where weight and power constraints are critical. LWIR is widely used for surface temperature detection in applications such as crop health monitoring and urban heat mapping, though it has lower spatial resolution due to longer wavelengths causing diffraction and less sharp imaging. While MWIR systems offer superior spatial resolution, their cooling requirements</w:t>
      </w:r>
      <w:r w:rsidR="00A66AFD">
        <w:rPr>
          <w:lang w:val="en-CA"/>
        </w:rPr>
        <w:t xml:space="preserve"> and higher cost</w:t>
      </w:r>
      <w:r w:rsidRPr="00483ADF">
        <w:rPr>
          <w:lang w:val="en-CA"/>
        </w:rPr>
        <w:t xml:space="preserve"> make them less practical for </w:t>
      </w:r>
      <w:r w:rsidR="0021749C">
        <w:rPr>
          <w:lang w:val="en-CA"/>
        </w:rPr>
        <w:t xml:space="preserve">small </w:t>
      </w:r>
      <w:r w:rsidRPr="00483ADF">
        <w:rPr>
          <w:lang w:val="en-CA"/>
        </w:rPr>
        <w:t>drones</w:t>
      </w:r>
      <w:r w:rsidR="0021749C">
        <w:rPr>
          <w:lang w:val="en-CA"/>
        </w:rPr>
        <w:t xml:space="preserve"> (with less than 1-2</w:t>
      </w:r>
      <w:r w:rsidR="00A66AFD">
        <w:rPr>
          <w:lang w:val="en-CA"/>
        </w:rPr>
        <w:t xml:space="preserve"> </w:t>
      </w:r>
      <w:r w:rsidR="0021749C">
        <w:rPr>
          <w:lang w:val="en-CA"/>
        </w:rPr>
        <w:t>kg carrying capacity)</w:t>
      </w:r>
      <w:r w:rsidRPr="00483ADF">
        <w:rPr>
          <w:lang w:val="en-CA"/>
        </w:rPr>
        <w:t>, limiting their portability.</w:t>
      </w:r>
    </w:p>
    <w:p w14:paraId="00B798B6" w14:textId="676E00C7" w:rsidR="003A77D5" w:rsidRPr="003A77D5" w:rsidRDefault="00483ADF" w:rsidP="00483ADF">
      <w:pPr>
        <w:pStyle w:val="MDPI11articletype"/>
        <w:ind w:left="2040" w:firstLine="510"/>
      </w:pPr>
      <w:r w:rsidRPr="00483ADF">
        <w:t>1.</w:t>
      </w:r>
      <w:r w:rsidR="00E361DE">
        <w:t>2</w:t>
      </w:r>
      <w:r w:rsidRPr="00483ADF">
        <w:t>. Challenges with Thermal Imaging</w:t>
      </w:r>
    </w:p>
    <w:p w14:paraId="78798D2C" w14:textId="5F5F4D00" w:rsidR="00483ADF" w:rsidRPr="00483ADF" w:rsidRDefault="00483ADF" w:rsidP="00483ADF">
      <w:pPr>
        <w:pStyle w:val="MDPI31text"/>
        <w:rPr>
          <w:lang w:val="en-CA"/>
        </w:rPr>
      </w:pPr>
      <w:r w:rsidRPr="00483ADF">
        <w:rPr>
          <w:lang w:val="en-CA"/>
        </w:rPr>
        <w:lastRenderedPageBreak/>
        <w:t xml:space="preserve">Thermography involves several key components, including the object and its background, sensor look angle and type (LWIR vs. MWIR, cooled vs. uncooled), as well as atmospheric and climatic factors. As illustrated in </w:t>
      </w:r>
      <w:r w:rsidRPr="00483ADF">
        <w:rPr>
          <w:i/>
          <w:iCs/>
          <w:lang w:val="en-CA"/>
        </w:rPr>
        <w:t>Figure 1</w:t>
      </w:r>
      <w:r w:rsidRPr="00483ADF">
        <w:rPr>
          <w:lang w:val="en-CA"/>
        </w:rPr>
        <w:t xml:space="preserve">, the radiation emitted from a surface is influenced by a complex interplay of factors. The object’s inherent properties, such as its albedo (reflectivity), surface roughness, and temperature variations, play a significant role. External factors, including the surrounding temperature, the shape and layout of the scene, the background, and even atmospheric conditions, further affect the radiation. For opaque surfaces, the radiation detected by an infrared sensor is also impacted by processes such as emission, absorption, multiple reflections, and scattering. Even with careful control of these variables, it remains essential to account for the IR sensor’s </w:t>
      </w:r>
      <w:r w:rsidRPr="00EA134C">
        <w:rPr>
          <w:i/>
          <w:iCs/>
          <w:lang w:val="en-CA"/>
        </w:rPr>
        <w:t>calibration curve</w:t>
      </w:r>
      <w:r w:rsidRPr="00483ADF">
        <w:rPr>
          <w:lang w:val="en-CA"/>
        </w:rPr>
        <w:t xml:space="preserve"> [28].</w:t>
      </w:r>
      <w:r w:rsidR="00377EA3">
        <w:rPr>
          <w:lang w:val="en-CA"/>
        </w:rPr>
        <w:t xml:space="preserve"> This curve is like the </w:t>
      </w:r>
      <w:r w:rsidR="00377EA3" w:rsidRPr="00F91BBE">
        <w:rPr>
          <w:i/>
          <w:iCs/>
          <w:lang w:val="en-CA"/>
        </w:rPr>
        <w:t>sensor’s translation dictionary</w:t>
      </w:r>
      <w:r w:rsidR="00377EA3">
        <w:rPr>
          <w:lang w:val="en-CA"/>
        </w:rPr>
        <w:t xml:space="preserve"> between what it </w:t>
      </w:r>
      <w:r w:rsidR="00377EA3" w:rsidRPr="00377EA3">
        <w:rPr>
          <w:i/>
          <w:iCs/>
          <w:lang w:val="en-CA"/>
          <w:rPrChange w:id="7" w:author="Geoffrey Hay" w:date="2025-10-09T19:37:00Z" w16du:dateUtc="2025-10-10T01:37:00Z">
            <w:rPr>
              <w:lang w:val="en-CA"/>
            </w:rPr>
          </w:rPrChange>
        </w:rPr>
        <w:t>sees</w:t>
      </w:r>
      <w:r w:rsidR="00377EA3">
        <w:rPr>
          <w:lang w:val="en-CA"/>
        </w:rPr>
        <w:t xml:space="preserve"> and what it </w:t>
      </w:r>
      <w:r w:rsidR="00377EA3" w:rsidRPr="00377EA3">
        <w:rPr>
          <w:i/>
          <w:iCs/>
          <w:lang w:val="en-CA"/>
          <w:rPrChange w:id="8" w:author="Geoffrey Hay" w:date="2025-10-09T19:37:00Z" w16du:dateUtc="2025-10-10T01:37:00Z">
            <w:rPr>
              <w:lang w:val="en-CA"/>
            </w:rPr>
          </w:rPrChange>
        </w:rPr>
        <w:t>means</w:t>
      </w:r>
      <w:r w:rsidR="00377EA3">
        <w:rPr>
          <w:lang w:val="en-CA"/>
        </w:rPr>
        <w:t>.</w:t>
      </w:r>
    </w:p>
    <w:p w14:paraId="278511D6" w14:textId="77777777" w:rsidR="00483ADF" w:rsidRPr="00483ADF" w:rsidRDefault="00483ADF" w:rsidP="00483ADF">
      <w:pPr>
        <w:pStyle w:val="MDPI31text"/>
        <w:rPr>
          <w:lang w:val="en-CA"/>
        </w:rPr>
      </w:pPr>
      <w:r w:rsidRPr="00483ADF">
        <w:rPr>
          <w:lang w:val="en-CA"/>
        </w:rPr>
        <w:t>Thermal imaging faces several challenges that can introduce errors in data interpretation, particularly in remote sensing. One major challenge is emissivity variations caused by differences in surface materials, environmental factors, and structural characteristics. These variations affect the estimation of land surface temperature (LST) and necessitate precise emissivity correction methods or comprehensive emissivity databases to minimize errors [18]. In urban areas, the diversity of surface types, such as metal roofs and vegetation, creates complex emissivity patterns that further complicate accurate LST retrieval [30].</w:t>
      </w:r>
    </w:p>
    <w:p w14:paraId="111A7CFC" w14:textId="77777777" w:rsidR="003A77D5" w:rsidRDefault="003A77D5" w:rsidP="003A77D5">
      <w:pPr>
        <w:pStyle w:val="MDPI31text"/>
      </w:pPr>
    </w:p>
    <w:p w14:paraId="2E10EDF1" w14:textId="352B83FC" w:rsidR="00B305C4" w:rsidRDefault="00B471BE" w:rsidP="00B471BE">
      <w:pPr>
        <w:pStyle w:val="MDPI31text"/>
        <w:keepNext/>
        <w:ind w:hanging="56"/>
        <w:jc w:val="center"/>
      </w:pPr>
      <w:r>
        <w:rPr>
          <w:noProof/>
          <w:snapToGrid/>
        </w:rPr>
        <w:drawing>
          <wp:inline distT="0" distB="0" distL="0" distR="0" wp14:anchorId="61732D1E" wp14:editId="31B64478">
            <wp:extent cx="4888203" cy="1353527"/>
            <wp:effectExtent l="0" t="0" r="1905" b="5715"/>
            <wp:docPr id="1813370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0887" name="Picture 1813370887"/>
                    <pic:cNvPicPr/>
                  </pic:nvPicPr>
                  <pic:blipFill>
                    <a:blip r:embed="rId13"/>
                    <a:stretch>
                      <a:fillRect/>
                    </a:stretch>
                  </pic:blipFill>
                  <pic:spPr>
                    <a:xfrm>
                      <a:off x="0" y="0"/>
                      <a:ext cx="5005103" cy="1385896"/>
                    </a:xfrm>
                    <a:prstGeom prst="rect">
                      <a:avLst/>
                    </a:prstGeom>
                  </pic:spPr>
                </pic:pic>
              </a:graphicData>
            </a:graphic>
          </wp:inline>
        </w:drawing>
      </w:r>
    </w:p>
    <w:p w14:paraId="0BC24844" w14:textId="689AC16A" w:rsidR="00483ADF" w:rsidRPr="00B305C4" w:rsidRDefault="00B305C4" w:rsidP="00B305C4">
      <w:pPr>
        <w:pStyle w:val="Caption"/>
        <w:ind w:left="1020" w:firstLine="510"/>
        <w:jc w:val="center"/>
        <w:rPr>
          <w:i w:val="0"/>
          <w:iCs w:val="0"/>
          <w:color w:val="000000" w:themeColor="text1"/>
        </w:rPr>
      </w:pPr>
      <w:r w:rsidRPr="004045A7">
        <w:rPr>
          <w:b/>
          <w:bCs/>
          <w:i w:val="0"/>
          <w:iCs w:val="0"/>
          <w:color w:val="000000" w:themeColor="text1"/>
        </w:rPr>
        <w:t>Figure</w:t>
      </w:r>
      <w:r w:rsidRPr="00B305C4">
        <w:rPr>
          <w:i w:val="0"/>
          <w:iCs w:val="0"/>
          <w:color w:val="000000" w:themeColor="text1"/>
        </w:rPr>
        <w:t xml:space="preserve"> </w:t>
      </w:r>
      <w:r w:rsidRPr="00B305C4">
        <w:rPr>
          <w:i w:val="0"/>
          <w:iCs w:val="0"/>
          <w:color w:val="000000" w:themeColor="text1"/>
        </w:rPr>
        <w:fldChar w:fldCharType="begin"/>
      </w:r>
      <w:r w:rsidRPr="00B305C4">
        <w:rPr>
          <w:i w:val="0"/>
          <w:iCs w:val="0"/>
          <w:color w:val="000000" w:themeColor="text1"/>
        </w:rPr>
        <w:instrText xml:space="preserve"> SEQ Figure \* ARABIC </w:instrText>
      </w:r>
      <w:r w:rsidRPr="00B305C4">
        <w:rPr>
          <w:i w:val="0"/>
          <w:iCs w:val="0"/>
          <w:color w:val="000000" w:themeColor="text1"/>
        </w:rPr>
        <w:fldChar w:fldCharType="separate"/>
      </w:r>
      <w:r w:rsidR="007375E2">
        <w:rPr>
          <w:i w:val="0"/>
          <w:iCs w:val="0"/>
          <w:noProof/>
          <w:color w:val="000000" w:themeColor="text1"/>
        </w:rPr>
        <w:t>1</w:t>
      </w:r>
      <w:r w:rsidRPr="00B305C4">
        <w:rPr>
          <w:i w:val="0"/>
          <w:iCs w:val="0"/>
          <w:color w:val="000000" w:themeColor="text1"/>
        </w:rPr>
        <w:fldChar w:fldCharType="end"/>
      </w:r>
      <w:r w:rsidRPr="00B305C4">
        <w:rPr>
          <w:i w:val="0"/>
          <w:iCs w:val="0"/>
          <w:color w:val="000000" w:themeColor="text1"/>
        </w:rPr>
        <w:t>- Factors affecting temperature measurement in infrared thermography [28]</w:t>
      </w:r>
    </w:p>
    <w:p w14:paraId="4B206408" w14:textId="2B739980" w:rsidR="00483ADF" w:rsidRPr="00483ADF" w:rsidRDefault="00483ADF" w:rsidP="00483ADF">
      <w:pPr>
        <w:pStyle w:val="MDPI31text"/>
        <w:rPr>
          <w:lang w:val="en-CA"/>
        </w:rPr>
      </w:pPr>
      <w:r w:rsidRPr="00483ADF">
        <w:rPr>
          <w:lang w:val="en-CA"/>
        </w:rPr>
        <w:t>Atmospheric effects are another significant challenge, as water vapor and other gases absorb and emit infrared radiation, altering the thermal signals captured by sensors. These effects necessitate advanced atmospheric correction models, such as MODTRAN, to account for variations in transmissivity and path radiance [31]. Microclimate factors, including urban heat islands, albedo differences, and vegetation distribution, also influence thermal signals by modifying the energy and moisture balance across landscapes [32]. Additionally, sensor limitations, such as coarse spatial resolution, limited wavebands, and signal-to-noise ratio constraints, can reduce the accuracy of thermal readings. Scaling thermal data from local to regional levels introduces further uncertainties, particularly in heterogeneous environments.</w:t>
      </w:r>
      <w:r w:rsidR="00F43861">
        <w:rPr>
          <w:lang w:val="en-CA"/>
        </w:rPr>
        <w:t xml:space="preserve"> On top of all these challenges, humans do not naturally view or have experience in the TIR spectrum, consequently image content is not trivial to </w:t>
      </w:r>
      <w:r w:rsidR="001E3AD6">
        <w:rPr>
          <w:lang w:val="en-CA"/>
        </w:rPr>
        <w:t>interpret</w:t>
      </w:r>
      <w:r w:rsidR="005E4EDD">
        <w:rPr>
          <w:lang w:val="en-CA"/>
        </w:rPr>
        <w:t xml:space="preserve">, and there are limited </w:t>
      </w:r>
      <w:r w:rsidR="00F33638">
        <w:rPr>
          <w:lang w:val="en-CA"/>
        </w:rPr>
        <w:t>open-source</w:t>
      </w:r>
      <w:r w:rsidR="005E4EDD">
        <w:rPr>
          <w:lang w:val="en-CA"/>
        </w:rPr>
        <w:t xml:space="preserve"> high-resolution TIR databases to train machine learning models</w:t>
      </w:r>
      <w:r w:rsidR="00C065AE">
        <w:rPr>
          <w:lang w:val="en-CA"/>
        </w:rPr>
        <w:t xml:space="preserve">. </w:t>
      </w:r>
      <w:r w:rsidRPr="00483ADF">
        <w:rPr>
          <w:lang w:val="en-CA"/>
        </w:rPr>
        <w:t>Addressing these challenges requires integrating TIR data with other domains, applying robust correction techniques, and improving ground validation processes to enhance the reliability of thermal imaging systems [33].</w:t>
      </w:r>
    </w:p>
    <w:p w14:paraId="7B788E2C" w14:textId="212B1CAE" w:rsidR="00FC2B4C" w:rsidRPr="00FC2B4C" w:rsidRDefault="00FC2B4C" w:rsidP="00FC2B4C">
      <w:pPr>
        <w:pStyle w:val="MDPI31text"/>
        <w:rPr>
          <w:lang w:val="en-CA"/>
        </w:rPr>
      </w:pPr>
      <w:r w:rsidRPr="00FC2B4C">
        <w:rPr>
          <w:lang w:val="en-CA"/>
        </w:rPr>
        <w:t>Viewing angles are crucial in thermography as they affect observed temperatures and the accuracy of thermal imaging data. Directional effects influence surface temperature, with higher angles often resulting in cooler observed temperatures farther from the sun</w:t>
      </w:r>
      <w:r w:rsidR="007D55D5">
        <w:rPr>
          <w:lang w:val="en-CA"/>
        </w:rPr>
        <w:t xml:space="preserve"> (or primary heat source)</w:t>
      </w:r>
      <w:r w:rsidRPr="00FC2B4C">
        <w:rPr>
          <w:lang w:val="en-CA"/>
        </w:rPr>
        <w:t xml:space="preserve">. Various models have been developed to correct these </w:t>
      </w:r>
      <w:r w:rsidRPr="00FC2B4C">
        <w:rPr>
          <w:lang w:val="en-CA"/>
        </w:rPr>
        <w:lastRenderedPageBreak/>
        <w:t>directional effects, which are essential for accurate thermal imaging and land surface temperature (</w:t>
      </w:r>
      <w:r w:rsidRPr="00F32675">
        <w:rPr>
          <w:i/>
          <w:iCs/>
          <w:lang w:val="en-CA"/>
        </w:rPr>
        <w:t>LST</w:t>
      </w:r>
      <w:r w:rsidRPr="00FC2B4C">
        <w:rPr>
          <w:lang w:val="en-CA"/>
        </w:rPr>
        <w:t>) retrievals [34].</w:t>
      </w:r>
    </w:p>
    <w:p w14:paraId="66AE0022" w14:textId="2C568EE4" w:rsidR="00483ADF" w:rsidRDefault="00FC2B4C" w:rsidP="00FC2B4C">
      <w:pPr>
        <w:pStyle w:val="MDPI11articletype"/>
        <w:ind w:left="2040" w:firstLine="510"/>
      </w:pPr>
      <w:r w:rsidRPr="00FC2B4C">
        <w:t>1.</w:t>
      </w:r>
      <w:r w:rsidR="00E361DE">
        <w:t>3</w:t>
      </w:r>
      <w:r w:rsidRPr="00FC2B4C">
        <w:t>. Thermal Sensors and Platforms</w:t>
      </w:r>
    </w:p>
    <w:p w14:paraId="2DDE2EF8" w14:textId="28578B9A" w:rsidR="00FC2B4C" w:rsidRDefault="00FC2B4C" w:rsidP="00FC2B4C">
      <w:pPr>
        <w:pStyle w:val="MDPI31text"/>
        <w:rPr>
          <w:lang w:val="en-CA"/>
        </w:rPr>
      </w:pPr>
      <w:r w:rsidRPr="00FC2B4C">
        <w:rPr>
          <w:lang w:val="en-CA"/>
        </w:rPr>
        <w:t xml:space="preserve">The more thermal bands a platform has, the better it can detect diverse thermal signatures, identify materials, and calculate emissivity with greater accuracy. For example, a platform might carry a single-band camera, such as the TABI-1800 from ITRES [35], or a multi-band camera like the TASI-600, which captures data in 32 spectral bands (8–11.5 μm) for advanced material analysis and emissivity calculations. Additional examples can be found in </w:t>
      </w:r>
      <w:r w:rsidRPr="00FC2B4C">
        <w:rPr>
          <w:i/>
          <w:iCs/>
          <w:lang w:val="en-CA"/>
        </w:rPr>
        <w:t>Tables 1 and 2</w:t>
      </w:r>
      <w:r w:rsidRPr="00FC2B4C">
        <w:rPr>
          <w:lang w:val="en-CA"/>
        </w:rPr>
        <w:t xml:space="preserve">. Another innovative option </w:t>
      </w:r>
      <w:r w:rsidR="007D55D5">
        <w:rPr>
          <w:lang w:val="en-CA"/>
        </w:rPr>
        <w:t>involves</w:t>
      </w:r>
      <w:r w:rsidR="007D55D5" w:rsidRPr="00FC2B4C">
        <w:rPr>
          <w:lang w:val="en-CA"/>
        </w:rPr>
        <w:t xml:space="preserve"> </w:t>
      </w:r>
      <w:r w:rsidRPr="00FC2B4C">
        <w:rPr>
          <w:lang w:val="en-CA"/>
        </w:rPr>
        <w:t>multi-camera payloads, such as the TK-8 from Overwatch Imaging [36], which integrates five cameras: RGB, NIR, LWIR, MWIR, and SWIR.</w:t>
      </w:r>
    </w:p>
    <w:p w14:paraId="2717010C" w14:textId="77777777" w:rsidR="009E332B" w:rsidRDefault="009E332B" w:rsidP="009E332B">
      <w:pPr>
        <w:pStyle w:val="MDPI31text"/>
        <w:keepNext/>
        <w:ind w:firstLine="86"/>
        <w:jc w:val="center"/>
      </w:pPr>
      <w:r>
        <w:rPr>
          <w:noProof/>
          <w:snapToGrid/>
        </w:rPr>
        <w:drawing>
          <wp:inline distT="0" distB="0" distL="0" distR="0" wp14:anchorId="03A75D71" wp14:editId="60273C1D">
            <wp:extent cx="5096074" cy="2020570"/>
            <wp:effectExtent l="0" t="0" r="0" b="0"/>
            <wp:docPr id="160439560" name="Picture 2"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9560" name="Picture 2" descr="A diagram of a device&#10;&#10;AI-generated content may be incorrect."/>
                    <pic:cNvPicPr/>
                  </pic:nvPicPr>
                  <pic:blipFill rotWithShape="1">
                    <a:blip r:embed="rId14"/>
                    <a:srcRect l="2018"/>
                    <a:stretch>
                      <a:fillRect/>
                    </a:stretch>
                  </pic:blipFill>
                  <pic:spPr bwMode="auto">
                    <a:xfrm>
                      <a:off x="0" y="0"/>
                      <a:ext cx="5234386" cy="2075410"/>
                    </a:xfrm>
                    <a:prstGeom prst="rect">
                      <a:avLst/>
                    </a:prstGeom>
                    <a:ln>
                      <a:noFill/>
                    </a:ln>
                    <a:extLst>
                      <a:ext uri="{53640926-AAD7-44D8-BBD7-CCE9431645EC}">
                        <a14:shadowObscured xmlns:a14="http://schemas.microsoft.com/office/drawing/2010/main"/>
                      </a:ext>
                    </a:extLst>
                  </pic:spPr>
                </pic:pic>
              </a:graphicData>
            </a:graphic>
          </wp:inline>
        </w:drawing>
      </w:r>
    </w:p>
    <w:p w14:paraId="19F8C5EB" w14:textId="55B8D9C0" w:rsidR="009E332B" w:rsidRPr="003B0769" w:rsidRDefault="009E332B" w:rsidP="003B0769">
      <w:pPr>
        <w:pStyle w:val="NormalWeb"/>
        <w:spacing w:after="240"/>
        <w:ind w:left="2694" w:right="401"/>
        <w:jc w:val="center"/>
        <w:rPr>
          <w:rFonts w:ascii="Times New Roman" w:eastAsia="Times New Roman" w:hAnsi="Times New Roman"/>
          <w:color w:val="auto"/>
          <w:sz w:val="24"/>
          <w:lang w:val="en-CA" w:eastAsia="en-US"/>
        </w:rPr>
      </w:pPr>
      <w:r w:rsidRPr="003B0769">
        <w:rPr>
          <w:color w:val="000000" w:themeColor="text1"/>
        </w:rPr>
        <w:t xml:space="preserve">Figure </w:t>
      </w:r>
      <w:r w:rsidRPr="003B0769">
        <w:rPr>
          <w:color w:val="000000" w:themeColor="text1"/>
        </w:rPr>
        <w:fldChar w:fldCharType="begin"/>
      </w:r>
      <w:r w:rsidRPr="003B0769">
        <w:rPr>
          <w:color w:val="000000" w:themeColor="text1"/>
        </w:rPr>
        <w:instrText xml:space="preserve"> SEQ Figure \* ARABIC </w:instrText>
      </w:r>
      <w:r w:rsidRPr="003B0769">
        <w:rPr>
          <w:color w:val="000000" w:themeColor="text1"/>
        </w:rPr>
        <w:fldChar w:fldCharType="separate"/>
      </w:r>
      <w:r w:rsidR="007375E2" w:rsidRPr="003B0769">
        <w:rPr>
          <w:noProof/>
          <w:color w:val="000000" w:themeColor="text1"/>
        </w:rPr>
        <w:t>2</w:t>
      </w:r>
      <w:r w:rsidRPr="003B0769">
        <w:rPr>
          <w:color w:val="000000" w:themeColor="text1"/>
        </w:rPr>
        <w:fldChar w:fldCharType="end"/>
      </w:r>
      <w:r w:rsidRPr="003B0769">
        <w:rPr>
          <w:color w:val="000000" w:themeColor="text1"/>
        </w:rPr>
        <w:t xml:space="preserve">- </w:t>
      </w:r>
      <w:r w:rsidR="003B0769" w:rsidRPr="003B0769">
        <w:rPr>
          <w:color w:val="000000" w:themeColor="text1"/>
        </w:rPr>
        <w:t>Different types of</w:t>
      </w:r>
      <w:r w:rsidRPr="003B0769">
        <w:rPr>
          <w:color w:val="000000" w:themeColor="text1"/>
        </w:rPr>
        <w:t xml:space="preserve"> thermal imaging sensors.</w:t>
      </w:r>
    </w:p>
    <w:p w14:paraId="4DD586D8" w14:textId="653F9074" w:rsidR="00FC2B4C" w:rsidRPr="00FC2B4C" w:rsidRDefault="00FC2B4C" w:rsidP="00FC2B4C">
      <w:pPr>
        <w:pStyle w:val="MDPI31text"/>
        <w:rPr>
          <w:lang w:val="en-CA"/>
        </w:rPr>
      </w:pPr>
      <w:r w:rsidRPr="00FC2B4C">
        <w:rPr>
          <w:lang w:val="en-CA"/>
        </w:rPr>
        <w:t>The TK-8 utilizes step-stare imaging to capture high-resolution, multi-spectral imagery with an optimized, real-time adjustable scan pattern. Overlapping images are seamlessly stitched into a detailed composite. Other methods, such as push-broom and whisk-broom scanning, are commonly used in remote sensing, while drones often employ staring arrays, where a fixed sensor captures an entire scene without movement [36].</w:t>
      </w:r>
    </w:p>
    <w:p w14:paraId="1AF11932" w14:textId="0DBBAD43" w:rsidR="00FC2B4C" w:rsidRPr="00FC2B4C" w:rsidRDefault="00FC2B4C" w:rsidP="00FC2B4C">
      <w:pPr>
        <w:pStyle w:val="MDPI31text"/>
        <w:rPr>
          <w:lang w:val="en-CA"/>
        </w:rPr>
      </w:pPr>
      <w:r w:rsidRPr="00FC2B4C">
        <w:rPr>
          <w:lang w:val="en-CA"/>
        </w:rPr>
        <w:t xml:space="preserve">Thermal imaging is </w:t>
      </w:r>
      <w:r w:rsidR="00CC1CBC">
        <w:rPr>
          <w:lang w:val="en-CA"/>
        </w:rPr>
        <w:t>employed</w:t>
      </w:r>
      <w:r w:rsidR="007D55D5" w:rsidRPr="00FC2B4C">
        <w:rPr>
          <w:lang w:val="en-CA"/>
        </w:rPr>
        <w:t xml:space="preserve"> </w:t>
      </w:r>
      <w:r w:rsidRPr="00FC2B4C">
        <w:rPr>
          <w:lang w:val="en-CA"/>
        </w:rPr>
        <w:t xml:space="preserve">across various platforms, including </w:t>
      </w:r>
      <w:r w:rsidRPr="00FC2B4C">
        <w:rPr>
          <w:i/>
          <w:iCs/>
          <w:lang w:val="en-CA"/>
        </w:rPr>
        <w:t>smartphones</w:t>
      </w:r>
      <w:r w:rsidRPr="00FC2B4C">
        <w:rPr>
          <w:lang w:val="en-CA"/>
        </w:rPr>
        <w:t xml:space="preserve">, </w:t>
      </w:r>
      <w:r w:rsidRPr="00FC2B4C">
        <w:rPr>
          <w:i/>
          <w:iCs/>
          <w:lang w:val="en-CA"/>
        </w:rPr>
        <w:t>drones</w:t>
      </w:r>
      <w:r w:rsidRPr="00FC2B4C">
        <w:rPr>
          <w:lang w:val="en-CA"/>
        </w:rPr>
        <w:t xml:space="preserve">, </w:t>
      </w:r>
      <w:r w:rsidRPr="00FC2B4C">
        <w:rPr>
          <w:i/>
          <w:iCs/>
          <w:lang w:val="en-CA"/>
        </w:rPr>
        <w:t>airplanes</w:t>
      </w:r>
      <w:r w:rsidRPr="00FC2B4C">
        <w:rPr>
          <w:lang w:val="en-CA"/>
        </w:rPr>
        <w:t xml:space="preserve">, </w:t>
      </w:r>
      <w:r w:rsidRPr="00FC2B4C">
        <w:rPr>
          <w:i/>
          <w:iCs/>
          <w:lang w:val="en-CA"/>
        </w:rPr>
        <w:t>satellites</w:t>
      </w:r>
      <w:r w:rsidRPr="00FC2B4C">
        <w:rPr>
          <w:lang w:val="en-CA"/>
        </w:rPr>
        <w:t>, and the International Space Station (</w:t>
      </w:r>
      <w:r w:rsidRPr="00FC2B4C">
        <w:rPr>
          <w:i/>
          <w:iCs/>
          <w:lang w:val="en-CA"/>
        </w:rPr>
        <w:t>ISS</w:t>
      </w:r>
      <w:r w:rsidRPr="00FC2B4C">
        <w:rPr>
          <w:lang w:val="en-CA"/>
        </w:rPr>
        <w:t>), with balloons recently introduced for high-resolution data capture</w:t>
      </w:r>
      <w:ins w:id="9" w:author="Geoffrey Hay" w:date="2025-10-09T19:46:00Z" w16du:dateUtc="2025-10-10T01:46:00Z">
        <w:r w:rsidR="007D55D5">
          <w:rPr>
            <w:lang w:val="en-CA"/>
          </w:rPr>
          <w:t xml:space="preserve"> </w:t>
        </w:r>
      </w:ins>
      <w:r w:rsidR="00335624">
        <w:t>such as those developed by Urban Sky</w:t>
      </w:r>
      <w:r w:rsidR="00282A65">
        <w:rPr>
          <w:rStyle w:val="FootnoteReference"/>
          <w:lang w:val="en-CA"/>
        </w:rPr>
        <w:footnoteReference w:id="5"/>
      </w:r>
      <w:r w:rsidR="005D1CA5">
        <w:t xml:space="preserve">, </w:t>
      </w:r>
      <w:r w:rsidR="005D1CA5" w:rsidRPr="005D1CA5">
        <w:rPr>
          <w:lang w:val="en-CA"/>
        </w:rPr>
        <w:t>Near Space Labs</w:t>
      </w:r>
      <w:r w:rsidR="005D1CA5" w:rsidRPr="005D1CA5">
        <w:rPr>
          <w:rStyle w:val="FootnoteReference"/>
          <w:lang w:val="en-CA"/>
        </w:rPr>
        <w:footnoteReference w:id="6"/>
      </w:r>
      <w:r w:rsidR="005D1CA5" w:rsidRPr="005D1CA5">
        <w:rPr>
          <w:lang w:val="en-CA"/>
        </w:rPr>
        <w:t>, and World View</w:t>
      </w:r>
      <w:r w:rsidR="005D1CA5" w:rsidRPr="005D1CA5">
        <w:rPr>
          <w:rStyle w:val="FootnoteReference"/>
          <w:lang w:val="en-CA"/>
        </w:rPr>
        <w:footnoteReference w:id="7"/>
      </w:r>
      <w:r w:rsidRPr="00FC2B4C">
        <w:rPr>
          <w:lang w:val="en-CA"/>
        </w:rPr>
        <w:t>. Each platform is chosen for its unique strengths, tailored to scale, accessibility, and specific applications [37].</w:t>
      </w:r>
    </w:p>
    <w:p w14:paraId="35342850" w14:textId="246DE018" w:rsidR="00FC2B4C" w:rsidRDefault="00FC2B4C" w:rsidP="00FC2B4C">
      <w:pPr>
        <w:pStyle w:val="MDPI31text"/>
        <w:rPr>
          <w:lang w:val="en-CA"/>
        </w:rPr>
      </w:pPr>
      <w:r w:rsidRPr="00FC2B4C">
        <w:rPr>
          <w:i/>
          <w:iCs/>
          <w:lang w:val="en-CA"/>
        </w:rPr>
        <w:t>Smartphone</w:t>
      </w:r>
      <w:r w:rsidRPr="00FC2B4C">
        <w:rPr>
          <w:lang w:val="en-CA"/>
        </w:rPr>
        <w:t xml:space="preserve"> add-on thermal cameras, such as the FLIR ONE</w:t>
      </w:r>
      <w:r w:rsidR="00D50CD6">
        <w:rPr>
          <w:rStyle w:val="FootnoteReference"/>
          <w:lang w:val="en-CA"/>
        </w:rPr>
        <w:footnoteReference w:id="8"/>
      </w:r>
      <w:r w:rsidRPr="00FC2B4C">
        <w:rPr>
          <w:lang w:val="en-CA"/>
        </w:rPr>
        <w:t xml:space="preserve">, have revolutionized thermal imaging, making it accessible directly from mobile devices. These compact, low-cost, uncooled </w:t>
      </w:r>
      <w:r w:rsidR="00735DE6">
        <w:rPr>
          <w:lang w:val="en-CA"/>
        </w:rPr>
        <w:t xml:space="preserve">(bolometer) </w:t>
      </w:r>
      <w:r w:rsidRPr="00FC2B4C">
        <w:rPr>
          <w:lang w:val="en-CA"/>
        </w:rPr>
        <w:t xml:space="preserve">sensors are ideal for practical applications like identifying heat loss in homes, spotting wildlife, or navigating in low light. </w:t>
      </w:r>
      <w:r w:rsidR="00CC1CBC">
        <w:rPr>
          <w:lang w:val="en-CA"/>
        </w:rPr>
        <w:t xml:space="preserve">In addition to </w:t>
      </w:r>
      <w:r w:rsidR="00CC1CBC" w:rsidRPr="00FC2B4C">
        <w:rPr>
          <w:lang w:val="en-CA"/>
        </w:rPr>
        <w:t xml:space="preserve">FLIR [38], </w:t>
      </w:r>
      <w:r w:rsidR="00CC1CBC">
        <w:rPr>
          <w:lang w:val="en-CA"/>
        </w:rPr>
        <w:t>r</w:t>
      </w:r>
      <w:r w:rsidR="00CC1CBC" w:rsidRPr="00FC2B4C">
        <w:rPr>
          <w:lang w:val="en-CA"/>
        </w:rPr>
        <w:t xml:space="preserve">enowned </w:t>
      </w:r>
      <w:r w:rsidRPr="00FC2B4C">
        <w:rPr>
          <w:lang w:val="en-CA"/>
        </w:rPr>
        <w:t xml:space="preserve">manufacturers such as InfiRay [39], Seek Thermal [40], Fluke [41], and TOPDON [42] have </w:t>
      </w:r>
      <w:r w:rsidR="00CC1CBC">
        <w:rPr>
          <w:lang w:val="en-CA"/>
        </w:rPr>
        <w:t xml:space="preserve">also </w:t>
      </w:r>
      <w:r w:rsidRPr="00FC2B4C">
        <w:rPr>
          <w:lang w:val="en-CA"/>
        </w:rPr>
        <w:t>developed advanced smartphone-compatible thermal cameras, bringing this technology to a wider audience [43, 44]. A comprehensive list of these devices can be explored here [45]. The</w:t>
      </w:r>
      <w:r w:rsidR="00CC1CBC">
        <w:rPr>
          <w:lang w:val="en-CA"/>
        </w:rPr>
        <w:t xml:space="preserve"> application of</w:t>
      </w:r>
      <w:r w:rsidRPr="00FC2B4C">
        <w:rPr>
          <w:lang w:val="en-CA"/>
        </w:rPr>
        <w:t xml:space="preserve"> thermal cameras </w:t>
      </w:r>
      <w:r w:rsidR="00CC1CBC">
        <w:rPr>
          <w:lang w:val="en-CA"/>
        </w:rPr>
        <w:t xml:space="preserve">is </w:t>
      </w:r>
      <w:r w:rsidR="00C236BD">
        <w:rPr>
          <w:lang w:val="en-CA"/>
        </w:rPr>
        <w:t>varied</w:t>
      </w:r>
      <w:r w:rsidRPr="00FC2B4C">
        <w:rPr>
          <w:lang w:val="en-CA"/>
        </w:rPr>
        <w:t xml:space="preserve">. In healthcare, they assist with facial and body temperature assessments, fever detection [46], self-detection of early breast cancer [47], and wound care. They are further </w:t>
      </w:r>
      <w:r w:rsidR="00C236BD">
        <w:rPr>
          <w:lang w:val="en-CA"/>
        </w:rPr>
        <w:t>used</w:t>
      </w:r>
      <w:r w:rsidR="00C236BD" w:rsidRPr="00FC2B4C">
        <w:rPr>
          <w:lang w:val="en-CA"/>
        </w:rPr>
        <w:t xml:space="preserve"> </w:t>
      </w:r>
      <w:r w:rsidRPr="00FC2B4C">
        <w:rPr>
          <w:lang w:val="en-CA"/>
        </w:rPr>
        <w:t xml:space="preserve">to demonstrate the thermal </w:t>
      </w:r>
      <w:r w:rsidRPr="00FC2B4C">
        <w:rPr>
          <w:lang w:val="en-CA"/>
        </w:rPr>
        <w:lastRenderedPageBreak/>
        <w:t>properties of materials [48], inspect building envelopes for energy efficiency [49], and even measure broiler</w:t>
      </w:r>
      <w:r w:rsidR="00C236BD">
        <w:rPr>
          <w:lang w:val="en-CA"/>
        </w:rPr>
        <w:t xml:space="preserve"> (young chicken)</w:t>
      </w:r>
      <w:r w:rsidRPr="00FC2B4C">
        <w:rPr>
          <w:lang w:val="en-CA"/>
        </w:rPr>
        <w:t xml:space="preserve"> temperatures in agricultural settings [50], showcasing their wide-ranging potential.</w:t>
      </w:r>
    </w:p>
    <w:p w14:paraId="02CD6C50" w14:textId="4C6CCFEC" w:rsidR="007375E2" w:rsidRDefault="00AD7B16" w:rsidP="00AD7B16">
      <w:pPr>
        <w:pStyle w:val="MDPI31text"/>
        <w:keepNext/>
        <w:spacing w:line="240" w:lineRule="auto"/>
        <w:ind w:hanging="56"/>
        <w:jc w:val="center"/>
      </w:pPr>
      <w:r>
        <w:rPr>
          <w:noProof/>
          <w:snapToGrid/>
        </w:rPr>
        <w:drawing>
          <wp:inline distT="0" distB="0" distL="0" distR="0" wp14:anchorId="057167A8" wp14:editId="40B3BFE6">
            <wp:extent cx="5153953" cy="3003436"/>
            <wp:effectExtent l="0" t="0" r="0" b="0"/>
            <wp:docPr id="936742940" name="Picture 4" descr="A diagram of a space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42940" name="Picture 4" descr="A diagram of a space platform&#10;&#10;AI-generated content may be incorrect."/>
                    <pic:cNvPicPr/>
                  </pic:nvPicPr>
                  <pic:blipFill>
                    <a:blip r:embed="rId15"/>
                    <a:stretch>
                      <a:fillRect/>
                    </a:stretch>
                  </pic:blipFill>
                  <pic:spPr>
                    <a:xfrm>
                      <a:off x="0" y="0"/>
                      <a:ext cx="5216080" cy="3039640"/>
                    </a:xfrm>
                    <a:prstGeom prst="rect">
                      <a:avLst/>
                    </a:prstGeom>
                  </pic:spPr>
                </pic:pic>
              </a:graphicData>
            </a:graphic>
          </wp:inline>
        </w:drawing>
      </w:r>
    </w:p>
    <w:p w14:paraId="786741B9" w14:textId="0F19EB67" w:rsidR="003B0769" w:rsidRPr="003B0769" w:rsidRDefault="007375E2" w:rsidP="003B0769">
      <w:pPr>
        <w:pStyle w:val="Caption"/>
        <w:ind w:left="1530" w:firstLine="510"/>
        <w:jc w:val="center"/>
        <w:rPr>
          <w:i w:val="0"/>
          <w:iCs w:val="0"/>
          <w:color w:val="000000" w:themeColor="text1"/>
          <w:sz w:val="20"/>
          <w:szCs w:val="20"/>
        </w:rPr>
      </w:pPr>
      <w:r w:rsidRPr="003B0769">
        <w:rPr>
          <w:i w:val="0"/>
          <w:iCs w:val="0"/>
          <w:color w:val="000000" w:themeColor="text1"/>
          <w:sz w:val="20"/>
          <w:szCs w:val="20"/>
        </w:rPr>
        <w:t xml:space="preserve">Figure </w:t>
      </w:r>
      <w:r w:rsidRPr="003B0769">
        <w:rPr>
          <w:i w:val="0"/>
          <w:iCs w:val="0"/>
          <w:color w:val="000000" w:themeColor="text1"/>
          <w:sz w:val="20"/>
          <w:szCs w:val="20"/>
        </w:rPr>
        <w:fldChar w:fldCharType="begin"/>
      </w:r>
      <w:r w:rsidRPr="003B0769">
        <w:rPr>
          <w:i w:val="0"/>
          <w:iCs w:val="0"/>
          <w:color w:val="000000" w:themeColor="text1"/>
          <w:sz w:val="20"/>
          <w:szCs w:val="20"/>
        </w:rPr>
        <w:instrText xml:space="preserve"> SEQ Figure \* ARABIC </w:instrText>
      </w:r>
      <w:r w:rsidRPr="003B0769">
        <w:rPr>
          <w:i w:val="0"/>
          <w:iCs w:val="0"/>
          <w:color w:val="000000" w:themeColor="text1"/>
          <w:sz w:val="20"/>
          <w:szCs w:val="20"/>
        </w:rPr>
        <w:fldChar w:fldCharType="separate"/>
      </w:r>
      <w:r w:rsidRPr="003B0769">
        <w:rPr>
          <w:i w:val="0"/>
          <w:iCs w:val="0"/>
          <w:noProof/>
          <w:color w:val="000000" w:themeColor="text1"/>
          <w:sz w:val="20"/>
          <w:szCs w:val="20"/>
        </w:rPr>
        <w:t>3</w:t>
      </w:r>
      <w:r w:rsidRPr="003B0769">
        <w:rPr>
          <w:i w:val="0"/>
          <w:iCs w:val="0"/>
          <w:color w:val="000000" w:themeColor="text1"/>
          <w:sz w:val="20"/>
          <w:szCs w:val="20"/>
        </w:rPr>
        <w:fldChar w:fldCharType="end"/>
      </w:r>
      <w:r w:rsidRPr="003B0769">
        <w:rPr>
          <w:i w:val="0"/>
          <w:iCs w:val="0"/>
          <w:color w:val="000000" w:themeColor="text1"/>
          <w:sz w:val="20"/>
          <w:szCs w:val="20"/>
        </w:rPr>
        <w:t xml:space="preserve">- </w:t>
      </w:r>
      <w:r w:rsidR="003B0769" w:rsidRPr="003B0769">
        <w:rPr>
          <w:i w:val="0"/>
          <w:iCs w:val="0"/>
          <w:color w:val="000000" w:themeColor="text1"/>
          <w:sz w:val="20"/>
          <w:szCs w:val="20"/>
        </w:rPr>
        <w:t>Platforms for Thermal Imaging Systems</w:t>
      </w:r>
    </w:p>
    <w:p w14:paraId="20798769" w14:textId="3DA2A8AE" w:rsidR="0010310C" w:rsidRPr="0010310C" w:rsidRDefault="00C236BD" w:rsidP="0010310C">
      <w:pPr>
        <w:pStyle w:val="MDPI31text"/>
        <w:rPr>
          <w:lang w:val="en-CA"/>
        </w:rPr>
      </w:pPr>
      <w:r w:rsidRPr="00BE73C8">
        <w:rPr>
          <w:i/>
          <w:iCs/>
          <w:lang w:val="en-CA"/>
        </w:rPr>
        <w:t>Drones</w:t>
      </w:r>
      <w:r w:rsidRPr="00FC2B4C">
        <w:rPr>
          <w:lang w:val="en-CA"/>
        </w:rPr>
        <w:t xml:space="preserve"> </w:t>
      </w:r>
      <w:r>
        <w:rPr>
          <w:lang w:val="en-CA"/>
        </w:rPr>
        <w:t>represent a</w:t>
      </w:r>
      <w:r w:rsidRPr="00FC2B4C">
        <w:rPr>
          <w:lang w:val="en-CA"/>
        </w:rPr>
        <w:t xml:space="preserve"> highly adaptable </w:t>
      </w:r>
      <w:r>
        <w:rPr>
          <w:lang w:val="en-CA"/>
        </w:rPr>
        <w:t>payload</w:t>
      </w:r>
      <w:r w:rsidRPr="00FC2B4C">
        <w:rPr>
          <w:lang w:val="en-CA"/>
        </w:rPr>
        <w:t xml:space="preserve"> for thermal imaging, with some models featuring built-in thermal cameras and others designed to accommodate interchangeable cameras for specific applications [3, 51].</w:t>
      </w:r>
      <w:r>
        <w:rPr>
          <w:lang w:val="en-CA"/>
        </w:rPr>
        <w:t xml:space="preserve"> </w:t>
      </w:r>
      <w:r w:rsidR="00BE73C8" w:rsidRPr="00BE73C8">
        <w:rPr>
          <w:lang w:val="en-CA"/>
        </w:rPr>
        <w:t>Several manufacturers, including DJI [52], Teledyne FLIR [38], Autel [53], Parrot [54], and Workswell [55], have developed commercial drone systems equipped with thermal imaging capabilities</w:t>
      </w:r>
      <w:r w:rsidR="00BE73C8">
        <w:rPr>
          <w:lang w:val="en-CA"/>
        </w:rPr>
        <w:t xml:space="preserve"> (</w:t>
      </w:r>
      <w:r w:rsidR="00BE73C8">
        <w:rPr>
          <w:lang w:val="en-CA"/>
        </w:rPr>
        <w:fldChar w:fldCharType="begin"/>
      </w:r>
      <w:r w:rsidR="00BE73C8">
        <w:rPr>
          <w:lang w:val="en-CA"/>
        </w:rPr>
        <w:instrText xml:space="preserve"> REF _Ref223517860 \h </w:instrText>
      </w:r>
      <w:r w:rsidR="00BE73C8">
        <w:rPr>
          <w:lang w:val="en-CA"/>
        </w:rPr>
      </w:r>
      <w:r w:rsidR="00BE73C8">
        <w:rPr>
          <w:lang w:val="en-CA"/>
        </w:rPr>
        <w:fldChar w:fldCharType="separate"/>
      </w:r>
      <w:r w:rsidR="0039659E" w:rsidRPr="00BE73C8">
        <w:rPr>
          <w:i/>
          <w:iCs/>
          <w:color w:val="000000" w:themeColor="text1"/>
        </w:rPr>
        <w:t xml:space="preserve">Table </w:t>
      </w:r>
      <w:r w:rsidR="0039659E" w:rsidRPr="00BE73C8">
        <w:rPr>
          <w:i/>
          <w:iCs/>
          <w:noProof/>
          <w:color w:val="000000" w:themeColor="text1"/>
        </w:rPr>
        <w:t>1</w:t>
      </w:r>
      <w:r w:rsidR="00BE73C8">
        <w:rPr>
          <w:lang w:val="en-CA"/>
        </w:rPr>
        <w:fldChar w:fldCharType="end"/>
      </w:r>
      <w:r w:rsidR="00BE73C8">
        <w:rPr>
          <w:lang w:val="en-CA"/>
        </w:rPr>
        <w:t>)</w:t>
      </w:r>
      <w:r w:rsidR="0010310C">
        <w:rPr>
          <w:lang w:val="en-CA"/>
        </w:rPr>
        <w:t xml:space="preserve">. </w:t>
      </w:r>
      <w:r w:rsidR="0010310C" w:rsidRPr="0010310C">
        <w:rPr>
          <w:lang w:val="en-CA"/>
        </w:rPr>
        <w:t xml:space="preserve">Even though thermal resolution and sensitivity (NETD) haven’t changed much, drones have improved a lot in other ways. Better image processing, calibration, optics, and software make the data clearer, more accurate, and easier to use. So, it’s not really about the sensor specs anymore, it’s about how well the whole system works together. </w:t>
      </w:r>
    </w:p>
    <w:p w14:paraId="7D21C1F7" w14:textId="5CFCA8F2" w:rsidR="00282A65" w:rsidRDefault="00BE73C8" w:rsidP="00BE73C8">
      <w:pPr>
        <w:pStyle w:val="MDPI31text"/>
        <w:rPr>
          <w:lang w:val="en-CA"/>
        </w:rPr>
      </w:pPr>
      <w:r w:rsidRPr="00BE73C8">
        <w:rPr>
          <w:lang w:val="en-CA"/>
        </w:rPr>
        <w:t>Thermal drones are widely used in many fields. In emergency services, they support search and rescue operations [56]. In infrastructure monitoring, they are used to inspect power lines [57], pipelines, bridges, and telecommunications systems [58], enabling rapid fault detection. In construction, they assist with building envelope inspections [60], heat leakage detection [61], and solar panel fault identification [62]. In agriculture, thermal drones help monitor crop health, soil moisture, and evapotranspiration for precision farming [3]. Other applications include archaeological site exploration [63], nest detection [64], and wildlife monitoring [65]. Despite these advantages, obtaining accurate temperature measurements can be challenging. Thermal cameras are sensitive to internal temperature variations, and many low-cost systems lack proper radiometric calibration [60].</w:t>
      </w:r>
    </w:p>
    <w:p w14:paraId="159B648F" w14:textId="77777777" w:rsidR="000D5FAF" w:rsidRDefault="000D5FAF" w:rsidP="00BE73C8">
      <w:pPr>
        <w:pStyle w:val="MDPI31text"/>
        <w:rPr>
          <w:lang w:val="en-CA"/>
        </w:rPr>
      </w:pPr>
    </w:p>
    <w:p w14:paraId="64A1E4AD" w14:textId="77777777" w:rsidR="000D5FAF" w:rsidRDefault="000D5FAF" w:rsidP="00BE73C8">
      <w:pPr>
        <w:pStyle w:val="MDPI31text"/>
        <w:rPr>
          <w:lang w:val="en-CA"/>
        </w:rPr>
      </w:pPr>
    </w:p>
    <w:p w14:paraId="05A29927" w14:textId="77777777" w:rsidR="000D5FAF" w:rsidRDefault="000D5FAF" w:rsidP="00BE73C8">
      <w:pPr>
        <w:pStyle w:val="MDPI31text"/>
        <w:rPr>
          <w:lang w:val="en-CA"/>
        </w:rPr>
      </w:pPr>
    </w:p>
    <w:p w14:paraId="3CC9888F" w14:textId="77777777" w:rsidR="000D5FAF" w:rsidRDefault="000D5FAF" w:rsidP="00BE73C8">
      <w:pPr>
        <w:pStyle w:val="MDPI31text"/>
        <w:rPr>
          <w:lang w:val="en-CA"/>
        </w:rPr>
      </w:pPr>
    </w:p>
    <w:p w14:paraId="5D0DFA22" w14:textId="77777777" w:rsidR="000D5FAF" w:rsidRDefault="000D5FAF" w:rsidP="00BE73C8">
      <w:pPr>
        <w:pStyle w:val="MDPI31text"/>
        <w:rPr>
          <w:lang w:val="en-CA"/>
        </w:rPr>
      </w:pPr>
    </w:p>
    <w:p w14:paraId="47031F4B" w14:textId="77777777" w:rsidR="000D5FAF" w:rsidRDefault="000D5FAF" w:rsidP="00BE73C8">
      <w:pPr>
        <w:pStyle w:val="MDPI31text"/>
        <w:rPr>
          <w:lang w:val="en-CA"/>
        </w:rPr>
      </w:pPr>
    </w:p>
    <w:p w14:paraId="21EF6D5A" w14:textId="77777777" w:rsidR="000D5FAF" w:rsidRDefault="000D5FAF" w:rsidP="00BE73C8">
      <w:pPr>
        <w:pStyle w:val="MDPI31text"/>
        <w:rPr>
          <w:lang w:val="en-CA"/>
        </w:rPr>
      </w:pPr>
    </w:p>
    <w:p w14:paraId="09BD06AE" w14:textId="77777777" w:rsidR="000D5FAF" w:rsidRDefault="000D5FAF" w:rsidP="00BE73C8">
      <w:pPr>
        <w:pStyle w:val="MDPI31text"/>
        <w:rPr>
          <w:lang w:val="en-CA"/>
        </w:rPr>
      </w:pPr>
    </w:p>
    <w:p w14:paraId="756FE102" w14:textId="77777777" w:rsidR="000D5FAF" w:rsidRPr="00282A65" w:rsidRDefault="000D5FAF" w:rsidP="00BE73C8">
      <w:pPr>
        <w:pStyle w:val="MDPI31text"/>
        <w:rPr>
          <w:lang w:val="en-CA"/>
        </w:rPr>
      </w:pPr>
    </w:p>
    <w:p w14:paraId="47AAD1F5" w14:textId="24D3238F" w:rsidR="00BE73C8" w:rsidRPr="00417924" w:rsidRDefault="00BE73C8" w:rsidP="001C324F">
      <w:pPr>
        <w:pStyle w:val="NormalWeb"/>
        <w:spacing w:before="240"/>
        <w:ind w:left="2040" w:firstLine="510"/>
        <w:rPr>
          <w:color w:val="000000" w:themeColor="text1"/>
          <w:sz w:val="18"/>
          <w:szCs w:val="18"/>
        </w:rPr>
      </w:pPr>
      <w:bookmarkStart w:id="11" w:name="_Ref223517860"/>
      <w:bookmarkStart w:id="12" w:name="_Ref223517867"/>
      <w:r w:rsidRPr="004045A7">
        <w:rPr>
          <w:b/>
          <w:bCs/>
          <w:color w:val="000000" w:themeColor="text1"/>
          <w:sz w:val="18"/>
          <w:szCs w:val="18"/>
        </w:rPr>
        <w:lastRenderedPageBreak/>
        <w:t>Table</w:t>
      </w:r>
      <w:r w:rsidRPr="00417924">
        <w:rPr>
          <w:color w:val="000000" w:themeColor="text1"/>
          <w:sz w:val="18"/>
          <w:szCs w:val="18"/>
        </w:rPr>
        <w:t xml:space="preserve"> </w:t>
      </w:r>
      <w:r w:rsidRPr="00417924">
        <w:rPr>
          <w:color w:val="000000" w:themeColor="text1"/>
          <w:sz w:val="18"/>
          <w:szCs w:val="18"/>
        </w:rPr>
        <w:fldChar w:fldCharType="begin"/>
      </w:r>
      <w:r w:rsidRPr="00417924">
        <w:rPr>
          <w:color w:val="000000" w:themeColor="text1"/>
          <w:sz w:val="18"/>
          <w:szCs w:val="18"/>
        </w:rPr>
        <w:instrText xml:space="preserve"> SEQ Table \* ARABIC </w:instrText>
      </w:r>
      <w:r w:rsidRPr="00417924">
        <w:rPr>
          <w:color w:val="000000" w:themeColor="text1"/>
          <w:sz w:val="18"/>
          <w:szCs w:val="18"/>
        </w:rPr>
        <w:fldChar w:fldCharType="separate"/>
      </w:r>
      <w:r w:rsidRPr="00417924">
        <w:rPr>
          <w:noProof/>
          <w:color w:val="000000" w:themeColor="text1"/>
          <w:sz w:val="18"/>
          <w:szCs w:val="18"/>
        </w:rPr>
        <w:t>1</w:t>
      </w:r>
      <w:r w:rsidRPr="00417924">
        <w:rPr>
          <w:color w:val="000000" w:themeColor="text1"/>
          <w:sz w:val="18"/>
          <w:szCs w:val="18"/>
        </w:rPr>
        <w:fldChar w:fldCharType="end"/>
      </w:r>
      <w:bookmarkEnd w:id="11"/>
      <w:bookmarkEnd w:id="12"/>
      <w:r w:rsidR="0039659E" w:rsidRPr="00417924">
        <w:rPr>
          <w:color w:val="000000" w:themeColor="text1"/>
          <w:sz w:val="18"/>
          <w:szCs w:val="18"/>
        </w:rPr>
        <w:t xml:space="preserve"> - </w:t>
      </w:r>
      <w:r w:rsidR="00417924" w:rsidRPr="00417924">
        <w:rPr>
          <w:color w:val="000000" w:themeColor="text1"/>
          <w:sz w:val="18"/>
          <w:szCs w:val="18"/>
        </w:rPr>
        <w:t>Examples of</w:t>
      </w:r>
      <w:r w:rsidR="001C324F">
        <w:rPr>
          <w:color w:val="000000" w:themeColor="text1"/>
          <w:sz w:val="18"/>
          <w:szCs w:val="18"/>
        </w:rPr>
        <w:t xml:space="preserve"> </w:t>
      </w:r>
      <w:r w:rsidR="001C324F" w:rsidRPr="001C324F">
        <w:rPr>
          <w:color w:val="000000" w:themeColor="text1"/>
          <w:sz w:val="18"/>
          <w:szCs w:val="18"/>
        </w:rPr>
        <w:t>recent</w:t>
      </w:r>
      <w:r w:rsidR="00417924" w:rsidRPr="00417924">
        <w:rPr>
          <w:color w:val="000000" w:themeColor="text1"/>
          <w:sz w:val="18"/>
          <w:szCs w:val="18"/>
        </w:rPr>
        <w:t xml:space="preserve"> </w:t>
      </w:r>
      <w:r w:rsidR="001C324F">
        <w:rPr>
          <w:color w:val="000000" w:themeColor="text1"/>
          <w:sz w:val="18"/>
          <w:szCs w:val="18"/>
        </w:rPr>
        <w:t>d</w:t>
      </w:r>
      <w:r w:rsidR="00417924" w:rsidRPr="00417924">
        <w:rPr>
          <w:color w:val="000000" w:themeColor="text1"/>
          <w:sz w:val="18"/>
          <w:szCs w:val="18"/>
        </w:rPr>
        <w:t xml:space="preserve">rones with </w:t>
      </w:r>
      <w:r w:rsidR="001C324F">
        <w:rPr>
          <w:color w:val="000000" w:themeColor="text1"/>
          <w:sz w:val="18"/>
          <w:szCs w:val="18"/>
        </w:rPr>
        <w:t>b</w:t>
      </w:r>
      <w:r w:rsidR="00417924" w:rsidRPr="00417924">
        <w:rPr>
          <w:color w:val="000000" w:themeColor="text1"/>
          <w:sz w:val="18"/>
          <w:szCs w:val="18"/>
        </w:rPr>
        <w:t xml:space="preserve">uilt-in </w:t>
      </w:r>
      <w:r w:rsidR="001C324F">
        <w:rPr>
          <w:color w:val="000000" w:themeColor="text1"/>
          <w:sz w:val="18"/>
          <w:szCs w:val="18"/>
        </w:rPr>
        <w:t>t</w:t>
      </w:r>
      <w:r w:rsidR="00417924" w:rsidRPr="00417924">
        <w:rPr>
          <w:color w:val="000000" w:themeColor="text1"/>
          <w:sz w:val="18"/>
          <w:szCs w:val="18"/>
        </w:rPr>
        <w:t xml:space="preserve">hermal </w:t>
      </w:r>
      <w:r w:rsidR="001C324F">
        <w:rPr>
          <w:color w:val="000000" w:themeColor="text1"/>
          <w:sz w:val="18"/>
          <w:szCs w:val="18"/>
        </w:rPr>
        <w:t>c</w:t>
      </w:r>
      <w:r w:rsidR="00417924" w:rsidRPr="00417924">
        <w:rPr>
          <w:color w:val="000000" w:themeColor="text1"/>
          <w:sz w:val="18"/>
          <w:szCs w:val="18"/>
        </w:rPr>
        <w:t>amera</w:t>
      </w:r>
      <w:r w:rsidR="001C324F">
        <w:rPr>
          <w:color w:val="000000" w:themeColor="text1"/>
          <w:sz w:val="18"/>
          <w:szCs w:val="18"/>
        </w:rPr>
        <w:t xml:space="preserve"> </w:t>
      </w:r>
      <w:r w:rsidR="001C324F" w:rsidRPr="001C324F">
        <w:rPr>
          <w:color w:val="000000" w:themeColor="text1"/>
          <w:sz w:val="18"/>
          <w:szCs w:val="18"/>
        </w:rPr>
        <w:t>from major manufacturers.</w:t>
      </w:r>
    </w:p>
    <w:tbl>
      <w:tblPr>
        <w:tblStyle w:val="TableGrid"/>
        <w:tblW w:w="0" w:type="auto"/>
        <w:jc w:val="right"/>
        <w:tblLook w:val="04A0" w:firstRow="1" w:lastRow="0" w:firstColumn="1" w:lastColumn="0" w:noHBand="0" w:noVBand="1"/>
      </w:tblPr>
      <w:tblGrid>
        <w:gridCol w:w="1413"/>
        <w:gridCol w:w="1977"/>
        <w:gridCol w:w="1708"/>
        <w:gridCol w:w="1416"/>
        <w:gridCol w:w="1358"/>
      </w:tblGrid>
      <w:tr w:rsidR="00EF1777" w14:paraId="41F9307C" w14:textId="77777777" w:rsidTr="00934792">
        <w:trPr>
          <w:trHeight w:val="448"/>
          <w:jc w:val="right"/>
        </w:trPr>
        <w:tc>
          <w:tcPr>
            <w:tcW w:w="1413" w:type="dxa"/>
            <w:vAlign w:val="center"/>
          </w:tcPr>
          <w:p w14:paraId="4B1164CA" w14:textId="54266A8E" w:rsidR="00EF1777" w:rsidRPr="006823FB" w:rsidRDefault="00EF1777" w:rsidP="00EF1777">
            <w:pPr>
              <w:pStyle w:val="MDPI31text"/>
              <w:spacing w:line="276" w:lineRule="auto"/>
              <w:ind w:left="0" w:firstLine="0"/>
              <w:jc w:val="center"/>
              <w:rPr>
                <w:sz w:val="18"/>
                <w:szCs w:val="21"/>
              </w:rPr>
            </w:pPr>
            <w:r w:rsidRPr="00282A65">
              <w:rPr>
                <w:sz w:val="18"/>
                <w:szCs w:val="21"/>
              </w:rPr>
              <w:t>Company</w:t>
            </w:r>
          </w:p>
        </w:tc>
        <w:tc>
          <w:tcPr>
            <w:tcW w:w="1977" w:type="dxa"/>
            <w:vAlign w:val="center"/>
          </w:tcPr>
          <w:p w14:paraId="755484F0" w14:textId="5D30625A" w:rsidR="00EF1777" w:rsidRPr="006823FB" w:rsidRDefault="00EF1777" w:rsidP="00EF1777">
            <w:pPr>
              <w:pStyle w:val="MDPI31text"/>
              <w:spacing w:line="276" w:lineRule="auto"/>
              <w:ind w:left="0" w:firstLine="0"/>
              <w:jc w:val="center"/>
              <w:rPr>
                <w:sz w:val="18"/>
                <w:szCs w:val="21"/>
              </w:rPr>
            </w:pPr>
            <w:r w:rsidRPr="00282A65">
              <w:rPr>
                <w:sz w:val="18"/>
                <w:szCs w:val="21"/>
              </w:rPr>
              <w:t>Model</w:t>
            </w:r>
          </w:p>
        </w:tc>
        <w:tc>
          <w:tcPr>
            <w:tcW w:w="1708" w:type="dxa"/>
            <w:vAlign w:val="center"/>
          </w:tcPr>
          <w:p w14:paraId="1F555F51" w14:textId="77777777" w:rsidR="00934792" w:rsidRDefault="00EF1777" w:rsidP="00EF1777">
            <w:pPr>
              <w:pStyle w:val="MDPI31text"/>
              <w:spacing w:line="276" w:lineRule="auto"/>
              <w:ind w:left="0" w:firstLine="0"/>
              <w:jc w:val="center"/>
              <w:rPr>
                <w:sz w:val="18"/>
                <w:szCs w:val="21"/>
              </w:rPr>
            </w:pPr>
            <w:r w:rsidRPr="00282A65">
              <w:rPr>
                <w:sz w:val="18"/>
                <w:szCs w:val="21"/>
              </w:rPr>
              <w:t xml:space="preserve">Thermal </w:t>
            </w:r>
          </w:p>
          <w:p w14:paraId="467CF4D5" w14:textId="29BBA929" w:rsidR="00EF1777" w:rsidRPr="006823FB" w:rsidRDefault="00EF1777" w:rsidP="00EF1777">
            <w:pPr>
              <w:pStyle w:val="MDPI31text"/>
              <w:spacing w:line="276" w:lineRule="auto"/>
              <w:ind w:left="0" w:firstLine="0"/>
              <w:jc w:val="center"/>
              <w:rPr>
                <w:sz w:val="18"/>
                <w:szCs w:val="21"/>
              </w:rPr>
            </w:pPr>
            <w:r w:rsidRPr="00282A65">
              <w:rPr>
                <w:sz w:val="18"/>
                <w:szCs w:val="21"/>
              </w:rPr>
              <w:t>Resolution</w:t>
            </w:r>
          </w:p>
        </w:tc>
        <w:tc>
          <w:tcPr>
            <w:tcW w:w="1416" w:type="dxa"/>
            <w:vAlign w:val="center"/>
          </w:tcPr>
          <w:p w14:paraId="6F1928FA" w14:textId="0B7F907D" w:rsidR="00EF1777" w:rsidRPr="006823FB" w:rsidRDefault="006823FB" w:rsidP="00EF1777">
            <w:pPr>
              <w:pStyle w:val="MDPI31text"/>
              <w:spacing w:line="276" w:lineRule="auto"/>
              <w:ind w:left="0" w:firstLine="0"/>
              <w:jc w:val="center"/>
              <w:rPr>
                <w:sz w:val="18"/>
                <w:szCs w:val="21"/>
              </w:rPr>
            </w:pPr>
            <w:r w:rsidRPr="006823FB">
              <w:rPr>
                <w:sz w:val="18"/>
                <w:szCs w:val="21"/>
              </w:rPr>
              <w:t>Wavelength</w:t>
            </w:r>
          </w:p>
        </w:tc>
        <w:tc>
          <w:tcPr>
            <w:tcW w:w="1358" w:type="dxa"/>
            <w:vAlign w:val="center"/>
          </w:tcPr>
          <w:p w14:paraId="08823E3A" w14:textId="7EB7DFFF" w:rsidR="00EF1777" w:rsidRPr="006823FB" w:rsidRDefault="00EF1777" w:rsidP="00EF1777">
            <w:pPr>
              <w:pStyle w:val="MDPI31text"/>
              <w:spacing w:line="276" w:lineRule="auto"/>
              <w:ind w:left="0" w:firstLine="0"/>
              <w:jc w:val="center"/>
              <w:rPr>
                <w:sz w:val="18"/>
                <w:szCs w:val="21"/>
              </w:rPr>
            </w:pPr>
            <w:r w:rsidRPr="006823FB">
              <w:rPr>
                <w:sz w:val="18"/>
                <w:szCs w:val="21"/>
              </w:rPr>
              <w:t>Sensitivity (NETD)</w:t>
            </w:r>
          </w:p>
        </w:tc>
      </w:tr>
      <w:tr w:rsidR="00EF1777" w14:paraId="519F3513" w14:textId="77777777" w:rsidTr="00934792">
        <w:trPr>
          <w:trHeight w:val="915"/>
          <w:jc w:val="right"/>
        </w:trPr>
        <w:tc>
          <w:tcPr>
            <w:tcW w:w="1413" w:type="dxa"/>
            <w:vAlign w:val="center"/>
          </w:tcPr>
          <w:p w14:paraId="0FC5D7FF" w14:textId="5DE868B4" w:rsidR="00EF1777" w:rsidRPr="00075A4A" w:rsidRDefault="00EF1777" w:rsidP="000D5FAF">
            <w:pPr>
              <w:pStyle w:val="MDPI31text"/>
              <w:spacing w:line="276" w:lineRule="auto"/>
              <w:ind w:left="0" w:firstLine="0"/>
              <w:jc w:val="center"/>
              <w:rPr>
                <w:color w:val="7F7F7F" w:themeColor="text1" w:themeTint="80"/>
                <w:sz w:val="18"/>
                <w:szCs w:val="21"/>
              </w:rPr>
            </w:pPr>
            <w:r w:rsidRPr="00075A4A">
              <w:rPr>
                <w:color w:val="7F7F7F" w:themeColor="text1" w:themeTint="80"/>
                <w:sz w:val="18"/>
                <w:szCs w:val="21"/>
              </w:rPr>
              <w:t>DJI</w:t>
            </w:r>
          </w:p>
        </w:tc>
        <w:tc>
          <w:tcPr>
            <w:tcW w:w="1977" w:type="dxa"/>
            <w:vAlign w:val="center"/>
          </w:tcPr>
          <w:p w14:paraId="0514433D" w14:textId="414D1491" w:rsidR="00EF1777" w:rsidRPr="001C324F" w:rsidRDefault="00EF1777" w:rsidP="000D5FAF">
            <w:pPr>
              <w:pStyle w:val="NormalWeb"/>
              <w:jc w:val="center"/>
              <w:rPr>
                <w:rFonts w:eastAsia="Times New Roman"/>
                <w:snapToGrid w:val="0"/>
                <w:color w:val="7F7F7F" w:themeColor="text1" w:themeTint="80"/>
                <w:sz w:val="18"/>
                <w:szCs w:val="21"/>
                <w:lang w:eastAsia="de-DE" w:bidi="en-US"/>
              </w:rPr>
            </w:pPr>
            <w:r w:rsidRPr="001C324F">
              <w:rPr>
                <w:rFonts w:eastAsia="Times New Roman"/>
                <w:snapToGrid w:val="0"/>
                <w:color w:val="7F7F7F" w:themeColor="text1" w:themeTint="80"/>
                <w:sz w:val="18"/>
                <w:szCs w:val="21"/>
                <w:lang w:eastAsia="de-DE" w:bidi="en-US"/>
              </w:rPr>
              <w:t>Mavic 3 T (M3T)</w:t>
            </w:r>
          </w:p>
          <w:p w14:paraId="75641B3A" w14:textId="693E1CA9" w:rsidR="00EF1777" w:rsidRPr="001C324F" w:rsidRDefault="00EF1777" w:rsidP="000D5FAF">
            <w:pPr>
              <w:pStyle w:val="NormalWeb"/>
              <w:jc w:val="center"/>
              <w:rPr>
                <w:rFonts w:eastAsia="Times New Roman"/>
                <w:snapToGrid w:val="0"/>
                <w:color w:val="7F7F7F" w:themeColor="text1" w:themeTint="80"/>
                <w:sz w:val="18"/>
                <w:szCs w:val="21"/>
                <w:lang w:eastAsia="de-DE" w:bidi="en-US"/>
              </w:rPr>
            </w:pPr>
            <w:r w:rsidRPr="001C324F">
              <w:rPr>
                <w:rFonts w:eastAsia="Times New Roman"/>
                <w:snapToGrid w:val="0"/>
                <w:color w:val="7F7F7F" w:themeColor="text1" w:themeTint="80"/>
                <w:sz w:val="18"/>
                <w:szCs w:val="21"/>
                <w:lang w:eastAsia="de-DE" w:bidi="en-US"/>
              </w:rPr>
              <w:t xml:space="preserve">Matrice 4 </w:t>
            </w:r>
            <w:r>
              <w:rPr>
                <w:rFonts w:eastAsia="Times New Roman"/>
                <w:snapToGrid w:val="0"/>
                <w:color w:val="7F7F7F" w:themeColor="text1" w:themeTint="80"/>
                <w:sz w:val="18"/>
                <w:szCs w:val="21"/>
                <w:lang w:eastAsia="de-DE" w:bidi="en-US"/>
              </w:rPr>
              <w:t>T</w:t>
            </w:r>
            <w:r w:rsidRPr="001C324F">
              <w:rPr>
                <w:rFonts w:eastAsia="Times New Roman"/>
                <w:snapToGrid w:val="0"/>
                <w:color w:val="7F7F7F" w:themeColor="text1" w:themeTint="80"/>
                <w:sz w:val="18"/>
                <w:szCs w:val="21"/>
                <w:lang w:eastAsia="de-DE" w:bidi="en-US"/>
              </w:rPr>
              <w:t xml:space="preserve"> (M4T)</w:t>
            </w:r>
          </w:p>
          <w:p w14:paraId="33FC0809" w14:textId="75FAC457" w:rsidR="00EF1777" w:rsidRPr="001C324F" w:rsidRDefault="00EF1777" w:rsidP="000D5FAF">
            <w:pPr>
              <w:pStyle w:val="NormalWeb"/>
              <w:jc w:val="center"/>
              <w:rPr>
                <w:rFonts w:eastAsia="Times New Roman"/>
                <w:snapToGrid w:val="0"/>
                <w:color w:val="7F7F7F" w:themeColor="text1" w:themeTint="80"/>
                <w:sz w:val="18"/>
                <w:szCs w:val="21"/>
                <w:lang w:eastAsia="de-DE" w:bidi="en-US"/>
              </w:rPr>
            </w:pPr>
            <w:r w:rsidRPr="001C324F">
              <w:rPr>
                <w:rFonts w:eastAsia="Times New Roman"/>
                <w:snapToGrid w:val="0"/>
                <w:color w:val="7F7F7F" w:themeColor="text1" w:themeTint="80"/>
                <w:sz w:val="18"/>
                <w:szCs w:val="21"/>
                <w:lang w:eastAsia="de-DE" w:bidi="en-US"/>
              </w:rPr>
              <w:t>Matrice 30</w:t>
            </w:r>
            <w:r>
              <w:rPr>
                <w:rFonts w:eastAsia="Times New Roman"/>
                <w:snapToGrid w:val="0"/>
                <w:color w:val="7F7F7F" w:themeColor="text1" w:themeTint="80"/>
                <w:sz w:val="18"/>
                <w:szCs w:val="21"/>
                <w:lang w:eastAsia="de-DE" w:bidi="en-US"/>
              </w:rPr>
              <w:t xml:space="preserve"> </w:t>
            </w:r>
            <w:r w:rsidRPr="001C324F">
              <w:rPr>
                <w:rFonts w:eastAsia="Times New Roman"/>
                <w:snapToGrid w:val="0"/>
                <w:color w:val="7F7F7F" w:themeColor="text1" w:themeTint="80"/>
                <w:sz w:val="18"/>
                <w:szCs w:val="21"/>
                <w:lang w:eastAsia="de-DE" w:bidi="en-US"/>
              </w:rPr>
              <w:t>T (M30T)</w:t>
            </w:r>
          </w:p>
        </w:tc>
        <w:tc>
          <w:tcPr>
            <w:tcW w:w="1708" w:type="dxa"/>
            <w:vAlign w:val="center"/>
          </w:tcPr>
          <w:p w14:paraId="2FF19E34" w14:textId="77777777" w:rsidR="00EF1777" w:rsidRDefault="00EF1777" w:rsidP="000D5FAF">
            <w:pPr>
              <w:pStyle w:val="NormalWeb"/>
              <w:jc w:val="center"/>
              <w:rPr>
                <w:rFonts w:eastAsia="Times New Roman"/>
                <w:snapToGrid w:val="0"/>
                <w:color w:val="7F7F7F" w:themeColor="text1" w:themeTint="80"/>
                <w:sz w:val="18"/>
                <w:szCs w:val="21"/>
                <w:lang w:eastAsia="de-DE" w:bidi="en-US"/>
              </w:rPr>
            </w:pPr>
            <w:r w:rsidRPr="001C324F">
              <w:rPr>
                <w:rFonts w:eastAsia="Times New Roman"/>
                <w:snapToGrid w:val="0"/>
                <w:color w:val="7F7F7F" w:themeColor="text1" w:themeTint="80"/>
                <w:sz w:val="18"/>
                <w:szCs w:val="21"/>
                <w:lang w:eastAsia="de-DE" w:bidi="en-US"/>
              </w:rPr>
              <w:t>640 × 512</w:t>
            </w:r>
          </w:p>
          <w:p w14:paraId="20407A12" w14:textId="77777777" w:rsidR="00EF1777" w:rsidRDefault="00EF1777" w:rsidP="000D5FAF">
            <w:pPr>
              <w:pStyle w:val="NormalWeb"/>
              <w:jc w:val="center"/>
              <w:rPr>
                <w:rFonts w:eastAsia="Times New Roman"/>
                <w:snapToGrid w:val="0"/>
                <w:color w:val="7F7F7F" w:themeColor="text1" w:themeTint="80"/>
                <w:sz w:val="18"/>
                <w:szCs w:val="21"/>
                <w:lang w:eastAsia="de-DE" w:bidi="en-US"/>
              </w:rPr>
            </w:pPr>
            <w:r w:rsidRPr="000F48C4">
              <w:rPr>
                <w:rFonts w:eastAsia="Times New Roman"/>
                <w:snapToGrid w:val="0"/>
                <w:color w:val="7F7F7F" w:themeColor="text1" w:themeTint="80"/>
                <w:sz w:val="18"/>
                <w:szCs w:val="21"/>
                <w:lang w:eastAsia="de-DE" w:bidi="en-US"/>
              </w:rPr>
              <w:t>1280 × 1024</w:t>
            </w:r>
          </w:p>
          <w:p w14:paraId="66CD1629" w14:textId="0CB25C87" w:rsidR="00EF1777" w:rsidRPr="000F48C4" w:rsidRDefault="00EF1777" w:rsidP="000D5FAF">
            <w:pPr>
              <w:pStyle w:val="NormalWeb"/>
              <w:jc w:val="center"/>
              <w:rPr>
                <w:rFonts w:eastAsia="Times New Roman"/>
                <w:snapToGrid w:val="0"/>
                <w:color w:val="7F7F7F" w:themeColor="text1" w:themeTint="80"/>
                <w:sz w:val="18"/>
                <w:szCs w:val="21"/>
                <w:lang w:eastAsia="de-DE" w:bidi="en-US"/>
              </w:rPr>
            </w:pPr>
            <w:r w:rsidRPr="000F48C4">
              <w:rPr>
                <w:rFonts w:eastAsia="Times New Roman"/>
                <w:snapToGrid w:val="0"/>
                <w:color w:val="7F7F7F" w:themeColor="text1" w:themeTint="80"/>
                <w:sz w:val="18"/>
                <w:szCs w:val="21"/>
                <w:lang w:eastAsia="de-DE" w:bidi="en-US"/>
              </w:rPr>
              <w:t>1280×1024</w:t>
            </w:r>
          </w:p>
        </w:tc>
        <w:tc>
          <w:tcPr>
            <w:tcW w:w="1416" w:type="dxa"/>
            <w:vAlign w:val="center"/>
          </w:tcPr>
          <w:p w14:paraId="2715EEDE" w14:textId="77777777" w:rsidR="00EF1777" w:rsidRDefault="00EF1777" w:rsidP="000D5FAF">
            <w:pPr>
              <w:pStyle w:val="MDPI31text"/>
              <w:spacing w:line="276" w:lineRule="auto"/>
              <w:ind w:left="0" w:firstLine="0"/>
              <w:jc w:val="center"/>
              <w:rPr>
                <w:color w:val="7F7F7F" w:themeColor="text1" w:themeTint="80"/>
                <w:sz w:val="18"/>
                <w:szCs w:val="21"/>
              </w:rPr>
            </w:pPr>
            <w:r>
              <w:rPr>
                <w:color w:val="7F7F7F" w:themeColor="text1" w:themeTint="80"/>
                <w:sz w:val="18"/>
                <w:szCs w:val="21"/>
              </w:rPr>
              <w:t xml:space="preserve">8 – 14 </w:t>
            </w:r>
            <w:r w:rsidRPr="000F48C4">
              <w:rPr>
                <w:color w:val="7F7F7F" w:themeColor="text1" w:themeTint="80"/>
                <w:sz w:val="18"/>
                <w:szCs w:val="21"/>
              </w:rPr>
              <w:t>μm</w:t>
            </w:r>
          </w:p>
          <w:p w14:paraId="1EDCA05C" w14:textId="14206018" w:rsidR="00EF1777" w:rsidRPr="00075A4A" w:rsidRDefault="00EF1777" w:rsidP="000D5FAF">
            <w:pPr>
              <w:pStyle w:val="MDPI31text"/>
              <w:spacing w:line="276" w:lineRule="auto"/>
              <w:ind w:left="0" w:firstLine="0"/>
              <w:jc w:val="center"/>
              <w:rPr>
                <w:color w:val="7F7F7F" w:themeColor="text1" w:themeTint="80"/>
                <w:sz w:val="18"/>
                <w:szCs w:val="21"/>
              </w:rPr>
            </w:pPr>
          </w:p>
        </w:tc>
        <w:tc>
          <w:tcPr>
            <w:tcW w:w="1358" w:type="dxa"/>
            <w:vAlign w:val="center"/>
          </w:tcPr>
          <w:p w14:paraId="698765C0" w14:textId="234F2C14" w:rsidR="00EF1777" w:rsidRDefault="00EF1777" w:rsidP="000D5FAF">
            <w:pPr>
              <w:pStyle w:val="MDPI31text"/>
              <w:spacing w:line="276" w:lineRule="auto"/>
              <w:ind w:left="0" w:firstLine="0"/>
              <w:jc w:val="center"/>
              <w:rPr>
                <w:color w:val="7F7F7F" w:themeColor="text1" w:themeTint="80"/>
                <w:sz w:val="18"/>
                <w:szCs w:val="21"/>
              </w:rPr>
            </w:pPr>
            <w:r w:rsidRPr="000F48C4">
              <w:rPr>
                <w:color w:val="7F7F7F" w:themeColor="text1" w:themeTint="80"/>
                <w:sz w:val="18"/>
                <w:szCs w:val="21"/>
              </w:rPr>
              <w:t>≤50 mK</w:t>
            </w:r>
          </w:p>
          <w:p w14:paraId="368E511E" w14:textId="4D57320D" w:rsidR="00EF1777" w:rsidRPr="00075A4A" w:rsidRDefault="00EF1777" w:rsidP="000D5FAF">
            <w:pPr>
              <w:pStyle w:val="MDPI31text"/>
              <w:spacing w:line="276" w:lineRule="auto"/>
              <w:ind w:left="0" w:firstLine="0"/>
              <w:jc w:val="center"/>
              <w:rPr>
                <w:color w:val="7F7F7F" w:themeColor="text1" w:themeTint="80"/>
                <w:sz w:val="18"/>
                <w:szCs w:val="21"/>
              </w:rPr>
            </w:pPr>
          </w:p>
        </w:tc>
      </w:tr>
      <w:tr w:rsidR="000D5FAF" w14:paraId="441675C7" w14:textId="77777777" w:rsidTr="00934792">
        <w:trPr>
          <w:trHeight w:val="298"/>
          <w:jc w:val="right"/>
        </w:trPr>
        <w:tc>
          <w:tcPr>
            <w:tcW w:w="1413" w:type="dxa"/>
            <w:vAlign w:val="center"/>
          </w:tcPr>
          <w:p w14:paraId="63C3F5C3" w14:textId="2BA54DAC" w:rsidR="000D5FAF" w:rsidRPr="00075A4A" w:rsidRDefault="000D5FAF" w:rsidP="000D5FAF">
            <w:pPr>
              <w:pStyle w:val="MDPI31text"/>
              <w:spacing w:line="276" w:lineRule="auto"/>
              <w:ind w:left="0" w:firstLine="0"/>
              <w:jc w:val="center"/>
              <w:rPr>
                <w:color w:val="7F7F7F" w:themeColor="text1" w:themeTint="80"/>
                <w:sz w:val="18"/>
                <w:szCs w:val="21"/>
              </w:rPr>
            </w:pPr>
            <w:r w:rsidRPr="00417924">
              <w:rPr>
                <w:color w:val="7F7F7F" w:themeColor="text1" w:themeTint="80"/>
                <w:sz w:val="18"/>
                <w:szCs w:val="21"/>
              </w:rPr>
              <w:t>Teledyne FLIR</w:t>
            </w:r>
          </w:p>
        </w:tc>
        <w:tc>
          <w:tcPr>
            <w:tcW w:w="1977" w:type="dxa"/>
            <w:vAlign w:val="center"/>
          </w:tcPr>
          <w:p w14:paraId="6FB82E33" w14:textId="557A3754" w:rsidR="000D5FAF" w:rsidRPr="000D7CD2" w:rsidRDefault="000D5FAF" w:rsidP="000D5FAF">
            <w:pPr>
              <w:pStyle w:val="NormalWeb"/>
              <w:jc w:val="center"/>
              <w:rPr>
                <w:rFonts w:eastAsia="Times New Roman"/>
                <w:snapToGrid w:val="0"/>
                <w:color w:val="7F7F7F" w:themeColor="text1" w:themeTint="80"/>
                <w:sz w:val="18"/>
                <w:szCs w:val="21"/>
                <w:lang w:eastAsia="de-DE" w:bidi="en-US"/>
              </w:rPr>
            </w:pPr>
            <w:r w:rsidRPr="000D7CD2">
              <w:rPr>
                <w:rFonts w:eastAsia="Times New Roman"/>
                <w:snapToGrid w:val="0"/>
                <w:color w:val="7F7F7F" w:themeColor="text1" w:themeTint="80"/>
                <w:sz w:val="18"/>
                <w:szCs w:val="21"/>
                <w:lang w:eastAsia="de-DE" w:bidi="en-US"/>
              </w:rPr>
              <w:t>SIRAS</w:t>
            </w:r>
          </w:p>
        </w:tc>
        <w:tc>
          <w:tcPr>
            <w:tcW w:w="1708" w:type="dxa"/>
            <w:vAlign w:val="center"/>
          </w:tcPr>
          <w:p w14:paraId="07D15E1B" w14:textId="545CEF9E" w:rsidR="000D5FAF" w:rsidRPr="00075A4A" w:rsidRDefault="000D5FAF" w:rsidP="000D5FAF">
            <w:pPr>
              <w:pStyle w:val="MDPI31text"/>
              <w:spacing w:line="276" w:lineRule="auto"/>
              <w:ind w:left="0" w:firstLine="0"/>
              <w:jc w:val="center"/>
              <w:rPr>
                <w:color w:val="7F7F7F" w:themeColor="text1" w:themeTint="80"/>
                <w:sz w:val="18"/>
                <w:szCs w:val="21"/>
              </w:rPr>
            </w:pPr>
            <w:r w:rsidRPr="001C324F">
              <w:rPr>
                <w:color w:val="7F7F7F" w:themeColor="text1" w:themeTint="80"/>
                <w:sz w:val="18"/>
                <w:szCs w:val="21"/>
              </w:rPr>
              <w:t>640 × 512</w:t>
            </w:r>
          </w:p>
        </w:tc>
        <w:tc>
          <w:tcPr>
            <w:tcW w:w="1416" w:type="dxa"/>
            <w:vAlign w:val="center"/>
          </w:tcPr>
          <w:p w14:paraId="637B2817" w14:textId="59D55625" w:rsidR="000D5FAF" w:rsidRPr="00075A4A" w:rsidRDefault="000D5FAF" w:rsidP="000D5FAF">
            <w:pPr>
              <w:pStyle w:val="MDPI31text"/>
              <w:spacing w:line="276" w:lineRule="auto"/>
              <w:ind w:left="0" w:firstLine="0"/>
              <w:jc w:val="center"/>
              <w:rPr>
                <w:color w:val="7F7F7F" w:themeColor="text1" w:themeTint="80"/>
                <w:sz w:val="18"/>
                <w:szCs w:val="21"/>
              </w:rPr>
            </w:pPr>
            <w:r w:rsidRPr="00EF1777">
              <w:rPr>
                <w:color w:val="7F7F7F" w:themeColor="text1" w:themeTint="80"/>
                <w:sz w:val="18"/>
                <w:szCs w:val="21"/>
              </w:rPr>
              <w:t xml:space="preserve">7.5 </w:t>
            </w:r>
            <w:r>
              <w:rPr>
                <w:color w:val="7F7F7F" w:themeColor="text1" w:themeTint="80"/>
                <w:sz w:val="18"/>
                <w:szCs w:val="21"/>
              </w:rPr>
              <w:t>–</w:t>
            </w:r>
            <w:r w:rsidRPr="00EF1777">
              <w:rPr>
                <w:color w:val="7F7F7F" w:themeColor="text1" w:themeTint="80"/>
                <w:sz w:val="18"/>
                <w:szCs w:val="21"/>
              </w:rPr>
              <w:t xml:space="preserve"> 13</w:t>
            </w:r>
            <w:r>
              <w:rPr>
                <w:color w:val="7F7F7F" w:themeColor="text1" w:themeTint="80"/>
                <w:sz w:val="18"/>
                <w:szCs w:val="21"/>
              </w:rPr>
              <w:t xml:space="preserve">.5 </w:t>
            </w:r>
            <w:r w:rsidRPr="000F48C4">
              <w:rPr>
                <w:color w:val="7F7F7F" w:themeColor="text1" w:themeTint="80"/>
                <w:sz w:val="18"/>
                <w:szCs w:val="21"/>
              </w:rPr>
              <w:t>μm</w:t>
            </w:r>
          </w:p>
        </w:tc>
        <w:tc>
          <w:tcPr>
            <w:tcW w:w="1358" w:type="dxa"/>
            <w:vAlign w:val="center"/>
          </w:tcPr>
          <w:p w14:paraId="5AD9EC47" w14:textId="32649852" w:rsidR="000D5FAF" w:rsidRPr="00075A4A" w:rsidRDefault="000D5FAF" w:rsidP="000D5FAF">
            <w:pPr>
              <w:pStyle w:val="MDPI31text"/>
              <w:spacing w:line="276" w:lineRule="auto"/>
              <w:ind w:left="0" w:firstLine="0"/>
              <w:jc w:val="center"/>
              <w:rPr>
                <w:color w:val="7F7F7F" w:themeColor="text1" w:themeTint="80"/>
                <w:sz w:val="18"/>
                <w:szCs w:val="21"/>
              </w:rPr>
            </w:pPr>
            <w:r w:rsidRPr="000F48C4">
              <w:rPr>
                <w:color w:val="7F7F7F" w:themeColor="text1" w:themeTint="80"/>
                <w:sz w:val="18"/>
                <w:szCs w:val="21"/>
              </w:rPr>
              <w:t>≤50 mK</w:t>
            </w:r>
          </w:p>
        </w:tc>
      </w:tr>
      <w:tr w:rsidR="000D5FAF" w14:paraId="3F98AA6C" w14:textId="77777777" w:rsidTr="00934792">
        <w:trPr>
          <w:trHeight w:val="308"/>
          <w:jc w:val="right"/>
        </w:trPr>
        <w:tc>
          <w:tcPr>
            <w:tcW w:w="1413" w:type="dxa"/>
            <w:vAlign w:val="center"/>
          </w:tcPr>
          <w:p w14:paraId="4DCBCD46" w14:textId="25FEBA59" w:rsidR="000D5FAF" w:rsidRPr="00417924" w:rsidRDefault="000D5FAF" w:rsidP="000D5FAF">
            <w:pPr>
              <w:pStyle w:val="MDPI31text"/>
              <w:spacing w:line="276" w:lineRule="auto"/>
              <w:ind w:left="0" w:firstLine="0"/>
              <w:jc w:val="center"/>
              <w:rPr>
                <w:color w:val="7F7F7F" w:themeColor="text1" w:themeTint="80"/>
                <w:sz w:val="18"/>
                <w:szCs w:val="21"/>
              </w:rPr>
            </w:pPr>
            <w:r w:rsidRPr="00417924">
              <w:rPr>
                <w:color w:val="7F7F7F" w:themeColor="text1" w:themeTint="80"/>
                <w:sz w:val="18"/>
                <w:szCs w:val="21"/>
              </w:rPr>
              <w:t>Autel Robotics</w:t>
            </w:r>
          </w:p>
        </w:tc>
        <w:tc>
          <w:tcPr>
            <w:tcW w:w="1977" w:type="dxa"/>
            <w:vAlign w:val="center"/>
          </w:tcPr>
          <w:p w14:paraId="1E8ED24B" w14:textId="657D1DA2" w:rsidR="000D5FAF" w:rsidRPr="000D7CD2" w:rsidRDefault="000D5FAF" w:rsidP="000D5FAF">
            <w:pPr>
              <w:pStyle w:val="NormalWeb"/>
              <w:jc w:val="center"/>
              <w:rPr>
                <w:rFonts w:eastAsia="Times New Roman"/>
                <w:snapToGrid w:val="0"/>
                <w:color w:val="7F7F7F" w:themeColor="text1" w:themeTint="80"/>
                <w:sz w:val="18"/>
                <w:szCs w:val="21"/>
                <w:lang w:eastAsia="de-DE" w:bidi="en-US"/>
              </w:rPr>
            </w:pPr>
            <w:r w:rsidRPr="000D7CD2">
              <w:rPr>
                <w:rFonts w:eastAsia="Times New Roman"/>
                <w:snapToGrid w:val="0"/>
                <w:color w:val="7F7F7F" w:themeColor="text1" w:themeTint="80"/>
                <w:sz w:val="18"/>
                <w:szCs w:val="21"/>
                <w:lang w:eastAsia="de-DE" w:bidi="en-US"/>
              </w:rPr>
              <w:t>EVO Max 4T</w:t>
            </w:r>
          </w:p>
        </w:tc>
        <w:tc>
          <w:tcPr>
            <w:tcW w:w="1708" w:type="dxa"/>
            <w:vAlign w:val="center"/>
          </w:tcPr>
          <w:p w14:paraId="6826553F" w14:textId="3C5BAE98" w:rsidR="000D5FAF" w:rsidRPr="00075A4A" w:rsidRDefault="000D5FAF" w:rsidP="000D5FAF">
            <w:pPr>
              <w:pStyle w:val="MDPI31text"/>
              <w:spacing w:line="276" w:lineRule="auto"/>
              <w:ind w:left="0" w:firstLine="0"/>
              <w:jc w:val="center"/>
              <w:rPr>
                <w:color w:val="7F7F7F" w:themeColor="text1" w:themeTint="80"/>
                <w:sz w:val="18"/>
                <w:szCs w:val="21"/>
              </w:rPr>
            </w:pPr>
            <w:r w:rsidRPr="001C324F">
              <w:rPr>
                <w:color w:val="7F7F7F" w:themeColor="text1" w:themeTint="80"/>
                <w:sz w:val="18"/>
                <w:szCs w:val="21"/>
              </w:rPr>
              <w:t>640 × 512</w:t>
            </w:r>
          </w:p>
        </w:tc>
        <w:tc>
          <w:tcPr>
            <w:tcW w:w="1416" w:type="dxa"/>
            <w:vAlign w:val="center"/>
          </w:tcPr>
          <w:p w14:paraId="3E5F52DC" w14:textId="2917A6BD" w:rsidR="000D5FAF" w:rsidRPr="00075A4A" w:rsidRDefault="000D5FAF" w:rsidP="000D5FAF">
            <w:pPr>
              <w:pStyle w:val="MDPI31text"/>
              <w:spacing w:line="276" w:lineRule="auto"/>
              <w:ind w:left="0" w:firstLine="0"/>
              <w:jc w:val="center"/>
              <w:rPr>
                <w:color w:val="7F7F7F" w:themeColor="text1" w:themeTint="80"/>
                <w:sz w:val="18"/>
                <w:szCs w:val="21"/>
              </w:rPr>
            </w:pPr>
            <w:r>
              <w:rPr>
                <w:color w:val="7F7F7F" w:themeColor="text1" w:themeTint="80"/>
                <w:sz w:val="18"/>
                <w:szCs w:val="21"/>
              </w:rPr>
              <w:t xml:space="preserve">8 – 14 </w:t>
            </w:r>
            <w:r w:rsidRPr="000F48C4">
              <w:rPr>
                <w:color w:val="7F7F7F" w:themeColor="text1" w:themeTint="80"/>
                <w:sz w:val="18"/>
                <w:szCs w:val="21"/>
              </w:rPr>
              <w:t>μm</w:t>
            </w:r>
          </w:p>
        </w:tc>
        <w:tc>
          <w:tcPr>
            <w:tcW w:w="1358" w:type="dxa"/>
            <w:vAlign w:val="center"/>
          </w:tcPr>
          <w:p w14:paraId="3E43AE7C" w14:textId="14679471" w:rsidR="000D5FAF" w:rsidRPr="00075A4A" w:rsidRDefault="000D5FAF" w:rsidP="000D5FAF">
            <w:pPr>
              <w:pStyle w:val="MDPI31text"/>
              <w:spacing w:line="276" w:lineRule="auto"/>
              <w:ind w:left="0" w:firstLine="0"/>
              <w:jc w:val="center"/>
              <w:rPr>
                <w:color w:val="7F7F7F" w:themeColor="text1" w:themeTint="80"/>
                <w:sz w:val="18"/>
                <w:szCs w:val="21"/>
              </w:rPr>
            </w:pPr>
            <w:r w:rsidRPr="000F48C4">
              <w:rPr>
                <w:color w:val="7F7F7F" w:themeColor="text1" w:themeTint="80"/>
                <w:sz w:val="18"/>
                <w:szCs w:val="21"/>
              </w:rPr>
              <w:t>≤50 mK</w:t>
            </w:r>
          </w:p>
        </w:tc>
      </w:tr>
      <w:tr w:rsidR="000D5FAF" w14:paraId="362496A9" w14:textId="77777777" w:rsidTr="00934792">
        <w:trPr>
          <w:trHeight w:val="298"/>
          <w:jc w:val="right"/>
        </w:trPr>
        <w:tc>
          <w:tcPr>
            <w:tcW w:w="1413" w:type="dxa"/>
            <w:vAlign w:val="center"/>
          </w:tcPr>
          <w:p w14:paraId="75EB8580" w14:textId="432200AA" w:rsidR="000D5FAF" w:rsidRPr="00417924" w:rsidRDefault="000D5FAF" w:rsidP="000D5FAF">
            <w:pPr>
              <w:pStyle w:val="MDPI31text"/>
              <w:spacing w:line="276" w:lineRule="auto"/>
              <w:ind w:left="0" w:firstLine="0"/>
              <w:jc w:val="center"/>
              <w:rPr>
                <w:color w:val="7F7F7F" w:themeColor="text1" w:themeTint="80"/>
                <w:sz w:val="18"/>
                <w:szCs w:val="21"/>
              </w:rPr>
            </w:pPr>
            <w:r w:rsidRPr="001C324F">
              <w:rPr>
                <w:color w:val="7F7F7F" w:themeColor="text1" w:themeTint="80"/>
                <w:sz w:val="18"/>
                <w:szCs w:val="21"/>
              </w:rPr>
              <w:t>Parrot</w:t>
            </w:r>
          </w:p>
        </w:tc>
        <w:tc>
          <w:tcPr>
            <w:tcW w:w="1977" w:type="dxa"/>
            <w:vAlign w:val="center"/>
          </w:tcPr>
          <w:p w14:paraId="676D8698" w14:textId="47C4E1DF" w:rsidR="000D5FAF" w:rsidRPr="000D7CD2" w:rsidRDefault="000D5FAF" w:rsidP="000D5FAF">
            <w:pPr>
              <w:pStyle w:val="NormalWeb"/>
              <w:jc w:val="center"/>
              <w:rPr>
                <w:rFonts w:eastAsia="Times New Roman"/>
                <w:snapToGrid w:val="0"/>
                <w:color w:val="7F7F7F" w:themeColor="text1" w:themeTint="80"/>
                <w:sz w:val="18"/>
                <w:szCs w:val="21"/>
                <w:lang w:eastAsia="de-DE" w:bidi="en-US"/>
              </w:rPr>
            </w:pPr>
            <w:r w:rsidRPr="000D7CD2">
              <w:rPr>
                <w:rFonts w:eastAsia="Times New Roman"/>
                <w:snapToGrid w:val="0"/>
                <w:color w:val="7F7F7F" w:themeColor="text1" w:themeTint="80"/>
                <w:sz w:val="18"/>
                <w:szCs w:val="21"/>
                <w:lang w:eastAsia="de-DE" w:bidi="en-US"/>
              </w:rPr>
              <w:t>ANAFI USA</w:t>
            </w:r>
          </w:p>
        </w:tc>
        <w:tc>
          <w:tcPr>
            <w:tcW w:w="1708" w:type="dxa"/>
            <w:vAlign w:val="center"/>
          </w:tcPr>
          <w:p w14:paraId="6FD1623D" w14:textId="7611A822" w:rsidR="000D5FAF" w:rsidRPr="00075A4A" w:rsidRDefault="000D5FAF" w:rsidP="000D5FAF">
            <w:pPr>
              <w:pStyle w:val="MDPI31text"/>
              <w:spacing w:line="276" w:lineRule="auto"/>
              <w:ind w:left="0" w:firstLine="0"/>
              <w:jc w:val="center"/>
              <w:rPr>
                <w:color w:val="7F7F7F" w:themeColor="text1" w:themeTint="80"/>
                <w:sz w:val="18"/>
                <w:szCs w:val="21"/>
              </w:rPr>
            </w:pPr>
            <w:r w:rsidRPr="00EF1777">
              <w:rPr>
                <w:color w:val="7F7F7F" w:themeColor="text1" w:themeTint="80"/>
                <w:sz w:val="18"/>
                <w:szCs w:val="21"/>
              </w:rPr>
              <w:t>320</w:t>
            </w:r>
            <w:r>
              <w:rPr>
                <w:color w:val="7F7F7F" w:themeColor="text1" w:themeTint="80"/>
                <w:sz w:val="18"/>
                <w:szCs w:val="21"/>
              </w:rPr>
              <w:t xml:space="preserve"> </w:t>
            </w:r>
            <w:r w:rsidRPr="00EF1777">
              <w:rPr>
                <w:color w:val="7F7F7F" w:themeColor="text1" w:themeTint="80"/>
                <w:sz w:val="18"/>
                <w:szCs w:val="21"/>
              </w:rPr>
              <w:t>x</w:t>
            </w:r>
            <w:r>
              <w:rPr>
                <w:color w:val="7F7F7F" w:themeColor="text1" w:themeTint="80"/>
                <w:sz w:val="18"/>
                <w:szCs w:val="21"/>
              </w:rPr>
              <w:t xml:space="preserve"> </w:t>
            </w:r>
            <w:r w:rsidRPr="00EF1777">
              <w:rPr>
                <w:color w:val="7F7F7F" w:themeColor="text1" w:themeTint="80"/>
                <w:sz w:val="18"/>
                <w:szCs w:val="21"/>
              </w:rPr>
              <w:t>256</w:t>
            </w:r>
          </w:p>
        </w:tc>
        <w:tc>
          <w:tcPr>
            <w:tcW w:w="1416" w:type="dxa"/>
            <w:vAlign w:val="center"/>
          </w:tcPr>
          <w:p w14:paraId="4BE35448" w14:textId="022DDEFA" w:rsidR="000D5FAF" w:rsidRPr="00075A4A" w:rsidRDefault="000D5FAF" w:rsidP="000D5FAF">
            <w:pPr>
              <w:pStyle w:val="MDPI31text"/>
              <w:spacing w:line="276" w:lineRule="auto"/>
              <w:ind w:left="0" w:firstLine="0"/>
              <w:jc w:val="center"/>
              <w:rPr>
                <w:color w:val="7F7F7F" w:themeColor="text1" w:themeTint="80"/>
                <w:sz w:val="18"/>
                <w:szCs w:val="21"/>
              </w:rPr>
            </w:pPr>
            <w:r w:rsidRPr="00EF1777">
              <w:rPr>
                <w:color w:val="7F7F7F" w:themeColor="text1" w:themeTint="80"/>
                <w:sz w:val="18"/>
                <w:szCs w:val="21"/>
              </w:rPr>
              <w:t xml:space="preserve">7.5 </w:t>
            </w:r>
            <w:r>
              <w:rPr>
                <w:color w:val="7F7F7F" w:themeColor="text1" w:themeTint="80"/>
                <w:sz w:val="18"/>
                <w:szCs w:val="21"/>
              </w:rPr>
              <w:t>–</w:t>
            </w:r>
            <w:r w:rsidRPr="00EF1777">
              <w:rPr>
                <w:color w:val="7F7F7F" w:themeColor="text1" w:themeTint="80"/>
                <w:sz w:val="18"/>
                <w:szCs w:val="21"/>
              </w:rPr>
              <w:t xml:space="preserve"> 13</w:t>
            </w:r>
            <w:r>
              <w:rPr>
                <w:color w:val="7F7F7F" w:themeColor="text1" w:themeTint="80"/>
                <w:sz w:val="18"/>
                <w:szCs w:val="21"/>
              </w:rPr>
              <w:t xml:space="preserve"> </w:t>
            </w:r>
            <w:r w:rsidRPr="000F48C4">
              <w:rPr>
                <w:color w:val="7F7F7F" w:themeColor="text1" w:themeTint="80"/>
                <w:sz w:val="18"/>
                <w:szCs w:val="21"/>
              </w:rPr>
              <w:t>μm</w:t>
            </w:r>
          </w:p>
        </w:tc>
        <w:tc>
          <w:tcPr>
            <w:tcW w:w="1358" w:type="dxa"/>
            <w:vAlign w:val="center"/>
          </w:tcPr>
          <w:p w14:paraId="4DB81C6D" w14:textId="106F5127" w:rsidR="000D5FAF" w:rsidRPr="00075A4A" w:rsidRDefault="000D5FAF" w:rsidP="000D5FAF">
            <w:pPr>
              <w:pStyle w:val="MDPI31text"/>
              <w:spacing w:line="276" w:lineRule="auto"/>
              <w:ind w:left="0" w:firstLine="0"/>
              <w:jc w:val="center"/>
              <w:rPr>
                <w:color w:val="7F7F7F" w:themeColor="text1" w:themeTint="80"/>
                <w:sz w:val="18"/>
                <w:szCs w:val="21"/>
              </w:rPr>
            </w:pPr>
            <w:r w:rsidRPr="00EF1777">
              <w:rPr>
                <w:color w:val="7F7F7F" w:themeColor="text1" w:themeTint="80"/>
                <w:sz w:val="18"/>
                <w:szCs w:val="21"/>
              </w:rPr>
              <w:t>≤60 mK</w:t>
            </w:r>
          </w:p>
        </w:tc>
      </w:tr>
      <w:tr w:rsidR="000D5FAF" w14:paraId="4A6ABE49" w14:textId="77777777" w:rsidTr="00934792">
        <w:trPr>
          <w:trHeight w:val="261"/>
          <w:jc w:val="right"/>
        </w:trPr>
        <w:tc>
          <w:tcPr>
            <w:tcW w:w="1413" w:type="dxa"/>
            <w:vAlign w:val="center"/>
          </w:tcPr>
          <w:p w14:paraId="05CB6239" w14:textId="316239F3" w:rsidR="000D5FAF" w:rsidRPr="000D7CD2" w:rsidRDefault="000D5FAF" w:rsidP="000D5FAF">
            <w:pPr>
              <w:pStyle w:val="MDPI31text"/>
              <w:spacing w:line="276" w:lineRule="auto"/>
              <w:ind w:left="0" w:firstLine="0"/>
              <w:jc w:val="center"/>
              <w:rPr>
                <w:color w:val="7F7F7F" w:themeColor="text1" w:themeTint="80"/>
                <w:sz w:val="18"/>
                <w:szCs w:val="21"/>
              </w:rPr>
            </w:pPr>
            <w:r w:rsidRPr="000D7CD2">
              <w:rPr>
                <w:color w:val="7F7F7F" w:themeColor="text1" w:themeTint="80"/>
                <w:sz w:val="18"/>
                <w:szCs w:val="21"/>
              </w:rPr>
              <w:t>Skydio</w:t>
            </w:r>
          </w:p>
        </w:tc>
        <w:tc>
          <w:tcPr>
            <w:tcW w:w="1977" w:type="dxa"/>
            <w:vAlign w:val="center"/>
          </w:tcPr>
          <w:p w14:paraId="6683C719" w14:textId="37D57F94" w:rsidR="000D5FAF" w:rsidRPr="000D7CD2" w:rsidRDefault="000D5FAF" w:rsidP="000D5FAF">
            <w:pPr>
              <w:pStyle w:val="MDPI31text"/>
              <w:spacing w:line="276" w:lineRule="auto"/>
              <w:ind w:left="0" w:firstLine="0"/>
              <w:jc w:val="center"/>
              <w:rPr>
                <w:color w:val="7F7F7F" w:themeColor="text1" w:themeTint="80"/>
                <w:sz w:val="18"/>
                <w:szCs w:val="21"/>
              </w:rPr>
            </w:pPr>
            <w:r>
              <w:rPr>
                <w:color w:val="7F7F7F" w:themeColor="text1" w:themeTint="80"/>
                <w:sz w:val="18"/>
                <w:szCs w:val="21"/>
              </w:rPr>
              <w:t>VT300</w:t>
            </w:r>
          </w:p>
        </w:tc>
        <w:tc>
          <w:tcPr>
            <w:tcW w:w="1708" w:type="dxa"/>
            <w:vAlign w:val="center"/>
          </w:tcPr>
          <w:p w14:paraId="6879F23B" w14:textId="325C6416" w:rsidR="000D5FAF" w:rsidRPr="00075A4A" w:rsidRDefault="000D5FAF" w:rsidP="000D5FAF">
            <w:pPr>
              <w:pStyle w:val="MDPI31text"/>
              <w:spacing w:line="276" w:lineRule="auto"/>
              <w:ind w:left="0" w:firstLine="0"/>
              <w:jc w:val="center"/>
              <w:rPr>
                <w:color w:val="7F7F7F" w:themeColor="text1" w:themeTint="80"/>
                <w:sz w:val="18"/>
                <w:szCs w:val="21"/>
              </w:rPr>
            </w:pPr>
            <w:r w:rsidRPr="001C324F">
              <w:rPr>
                <w:color w:val="7F7F7F" w:themeColor="text1" w:themeTint="80"/>
                <w:sz w:val="18"/>
                <w:szCs w:val="21"/>
              </w:rPr>
              <w:t>640 × 512</w:t>
            </w:r>
          </w:p>
        </w:tc>
        <w:tc>
          <w:tcPr>
            <w:tcW w:w="1416" w:type="dxa"/>
            <w:vAlign w:val="center"/>
          </w:tcPr>
          <w:p w14:paraId="0CC6C471" w14:textId="020F686F" w:rsidR="000D5FAF" w:rsidRPr="00075A4A" w:rsidRDefault="000D5FAF" w:rsidP="000D5FAF">
            <w:pPr>
              <w:pStyle w:val="MDPI31text"/>
              <w:spacing w:line="276" w:lineRule="auto"/>
              <w:ind w:left="0" w:firstLine="0"/>
              <w:jc w:val="center"/>
              <w:rPr>
                <w:color w:val="7F7F7F" w:themeColor="text1" w:themeTint="80"/>
                <w:sz w:val="18"/>
                <w:szCs w:val="21"/>
              </w:rPr>
            </w:pPr>
            <w:r w:rsidRPr="00EF1777">
              <w:rPr>
                <w:color w:val="7F7F7F" w:themeColor="text1" w:themeTint="80"/>
                <w:sz w:val="18"/>
                <w:szCs w:val="21"/>
              </w:rPr>
              <w:t xml:space="preserve">7.5 </w:t>
            </w:r>
            <w:r>
              <w:rPr>
                <w:color w:val="7F7F7F" w:themeColor="text1" w:themeTint="80"/>
                <w:sz w:val="18"/>
                <w:szCs w:val="21"/>
              </w:rPr>
              <w:t>–</w:t>
            </w:r>
            <w:r w:rsidRPr="00EF1777">
              <w:rPr>
                <w:color w:val="7F7F7F" w:themeColor="text1" w:themeTint="80"/>
                <w:sz w:val="18"/>
                <w:szCs w:val="21"/>
              </w:rPr>
              <w:t xml:space="preserve"> 13</w:t>
            </w:r>
            <w:r>
              <w:rPr>
                <w:color w:val="7F7F7F" w:themeColor="text1" w:themeTint="80"/>
                <w:sz w:val="18"/>
                <w:szCs w:val="21"/>
              </w:rPr>
              <w:t xml:space="preserve">.5 </w:t>
            </w:r>
            <w:r w:rsidRPr="000F48C4">
              <w:rPr>
                <w:color w:val="7F7F7F" w:themeColor="text1" w:themeTint="80"/>
                <w:sz w:val="18"/>
                <w:szCs w:val="21"/>
              </w:rPr>
              <w:t>μm</w:t>
            </w:r>
          </w:p>
        </w:tc>
        <w:tc>
          <w:tcPr>
            <w:tcW w:w="1358" w:type="dxa"/>
            <w:vAlign w:val="center"/>
          </w:tcPr>
          <w:p w14:paraId="23610187" w14:textId="1208244C" w:rsidR="000D5FAF" w:rsidRPr="00075A4A" w:rsidRDefault="000D5FAF" w:rsidP="000D5FAF">
            <w:pPr>
              <w:pStyle w:val="MDPI31text"/>
              <w:spacing w:line="276" w:lineRule="auto"/>
              <w:ind w:left="0" w:firstLine="0"/>
              <w:jc w:val="center"/>
              <w:rPr>
                <w:color w:val="7F7F7F" w:themeColor="text1" w:themeTint="80"/>
                <w:sz w:val="18"/>
                <w:szCs w:val="21"/>
              </w:rPr>
            </w:pPr>
            <w:r>
              <w:rPr>
                <w:color w:val="7F7F7F" w:themeColor="text1" w:themeTint="80"/>
                <w:sz w:val="18"/>
                <w:szCs w:val="21"/>
              </w:rPr>
              <w:t>&lt;</w:t>
            </w:r>
            <w:r w:rsidRPr="00EF1777">
              <w:rPr>
                <w:color w:val="7F7F7F" w:themeColor="text1" w:themeTint="80"/>
                <w:sz w:val="18"/>
                <w:szCs w:val="21"/>
              </w:rPr>
              <w:t>30</w:t>
            </w:r>
            <w:r w:rsidRPr="000F48C4">
              <w:rPr>
                <w:color w:val="7F7F7F" w:themeColor="text1" w:themeTint="80"/>
                <w:sz w:val="18"/>
                <w:szCs w:val="21"/>
              </w:rPr>
              <w:t xml:space="preserve"> mK</w:t>
            </w:r>
          </w:p>
        </w:tc>
      </w:tr>
    </w:tbl>
    <w:p w14:paraId="06325149" w14:textId="77777777" w:rsidR="00282A65" w:rsidRDefault="00282A65" w:rsidP="00C236BD">
      <w:pPr>
        <w:pStyle w:val="MDPI31text"/>
        <w:rPr>
          <w:lang w:val="en-CA"/>
        </w:rPr>
      </w:pPr>
    </w:p>
    <w:p w14:paraId="68F386B6" w14:textId="0364AF55" w:rsidR="00780FBC" w:rsidRDefault="00780FBC" w:rsidP="009B7820">
      <w:pPr>
        <w:pStyle w:val="MDPI31text"/>
        <w:rPr>
          <w:lang w:val="en-CA"/>
        </w:rPr>
      </w:pPr>
      <w:r w:rsidRPr="00780FBC">
        <w:rPr>
          <w:i/>
          <w:iCs/>
          <w:lang w:val="en-CA"/>
        </w:rPr>
        <w:t>Airborne</w:t>
      </w:r>
      <w:r w:rsidRPr="00780FBC">
        <w:rPr>
          <w:lang w:val="en-CA"/>
        </w:rPr>
        <w:t xml:space="preserve"> platforms such as airplanes and helicopters can carry both lightweight uncooled thermal cameras and larger, high-performance cooled sensors, enabling advanced thermal imaging. Airborne thermography is widely used in urban remote sensing for energy efficiency studies, urban climatology, environmental monitoring, wildfire detection, and geological surveys [66]. Sensors range from single-band systems such as the TABI-1800 to multi-band systems like the MURI sensor [67]. For example, the HEAT Project led by Hay et al. [15] used the airborne TABI-1800 to analyze residential building heat loss in cities with populations over one million. Operating in the 3.7–4.8 μm range with a spatial resolution of about 25 cm, the TABI-1800 provides highly detailed thermal data using an 1800-pixel imaging array [68]</w:t>
      </w:r>
      <w:r w:rsidR="002129F1">
        <w:rPr>
          <w:lang w:val="en-CA"/>
        </w:rPr>
        <w:t>.</w:t>
      </w:r>
    </w:p>
    <w:p w14:paraId="278A4F17" w14:textId="77D69655" w:rsidR="003E4056" w:rsidRPr="003E4056" w:rsidRDefault="003E4056" w:rsidP="003E4056">
      <w:pPr>
        <w:pStyle w:val="MDPI31text"/>
        <w:rPr>
          <w:lang w:val="en-CA"/>
        </w:rPr>
      </w:pPr>
      <w:r w:rsidRPr="0041221C">
        <w:rPr>
          <w:lang w:val="en-CA"/>
        </w:rPr>
        <w:t>Other notable airborne thermal sensors include the Hyperspectral Thermal Emission Spectrometer (HyTES)</w:t>
      </w:r>
      <w:r w:rsidR="00D56D1A" w:rsidRPr="0041221C">
        <w:rPr>
          <w:rStyle w:val="FootnoteReference"/>
          <w:lang w:val="en-CA"/>
        </w:rPr>
        <w:footnoteReference w:id="9"/>
      </w:r>
      <w:r w:rsidR="00D56D1A" w:rsidRPr="0041221C">
        <w:rPr>
          <w:lang w:val="en-CA"/>
        </w:rPr>
        <w:t>,</w:t>
      </w:r>
      <w:r w:rsidRPr="0041221C">
        <w:rPr>
          <w:lang w:val="en-CA"/>
        </w:rPr>
        <w:t xml:space="preserve"> and the MODIS/ASTER Airborne Simulator (MASTER)</w:t>
      </w:r>
      <w:r w:rsidR="00D56D1A" w:rsidRPr="0041221C">
        <w:rPr>
          <w:rStyle w:val="FootnoteReference"/>
          <w:lang w:val="en-CA"/>
        </w:rPr>
        <w:footnoteReference w:id="10"/>
      </w:r>
      <w:r w:rsidRPr="0041221C">
        <w:rPr>
          <w:lang w:val="en-CA"/>
        </w:rPr>
        <w:t xml:space="preserve">. HyTES a cooled sensor, </w:t>
      </w:r>
      <w:r w:rsidR="005E45DB" w:rsidRPr="0041221C">
        <w:rPr>
          <w:lang w:val="en-CA"/>
        </w:rPr>
        <w:t xml:space="preserve">that </w:t>
      </w:r>
      <w:r w:rsidRPr="0041221C">
        <w:rPr>
          <w:lang w:val="en-CA"/>
        </w:rPr>
        <w:t xml:space="preserve">covers 256 spectral bands in the 7.5–12 μm TIR range, providing highly detailed data that is widely used for geological and environmental applications [69]. MASTER, on the other hand, serves as a scaled-down version of MODIS and ASTER, offering both multispectral and thermal imagery with spatial resolutions as fine as 50 m, depending on its flight altitude [70]. These sensors illustrate the trade-off between altitude and </w:t>
      </w:r>
      <w:r w:rsidR="0041221C">
        <w:rPr>
          <w:lang w:val="en-CA"/>
        </w:rPr>
        <w:t xml:space="preserve">spatial </w:t>
      </w:r>
      <w:r w:rsidRPr="0041221C">
        <w:rPr>
          <w:lang w:val="en-CA"/>
        </w:rPr>
        <w:t>resolution, while flying higher captures a broader area.</w:t>
      </w:r>
    </w:p>
    <w:p w14:paraId="0514C223" w14:textId="704DE519" w:rsidR="003E4056" w:rsidRPr="003E4056" w:rsidRDefault="003E4056" w:rsidP="003E4056">
      <w:pPr>
        <w:pStyle w:val="MDPI31text"/>
        <w:rPr>
          <w:lang w:val="en-CA"/>
        </w:rPr>
      </w:pPr>
      <w:r w:rsidRPr="003E4056">
        <w:rPr>
          <w:lang w:val="en-CA"/>
        </w:rPr>
        <w:t xml:space="preserve">Satellites often carry single- or multi-spectral radiometers. Platforms like Landsat 8, equipped with its TIRS sensor, and ASTER provide high-sensitivity data for global temperature mapping and environmental monitoring [71]. Additionally, the </w:t>
      </w:r>
      <w:r w:rsidRPr="0041221C">
        <w:rPr>
          <w:lang w:val="en-CA"/>
        </w:rPr>
        <w:t>ECOSTRESS</w:t>
      </w:r>
      <w:r w:rsidR="00D56D1A" w:rsidRPr="0041221C">
        <w:rPr>
          <w:rStyle w:val="FootnoteReference"/>
          <w:lang w:val="en-CA"/>
        </w:rPr>
        <w:footnoteReference w:id="11"/>
      </w:r>
      <w:r w:rsidRPr="003E4056">
        <w:rPr>
          <w:lang w:val="en-CA"/>
        </w:rPr>
        <w:t xml:space="preserve"> sensor aboard the International Space Station (ISS) by NASA collects detailed thermal data </w:t>
      </w:r>
      <w:r w:rsidRPr="005D1CA5">
        <w:rPr>
          <w:lang w:val="en-CA"/>
        </w:rPr>
        <w:t>to study plant water stress, evapotranspiration, and climate impacts [72]. On the ground, companies such as Sagewell Inc.</w:t>
      </w:r>
      <w:r w:rsidR="005D1CA5">
        <w:rPr>
          <w:lang w:val="en-CA"/>
        </w:rPr>
        <w:t xml:space="preserve"> </w:t>
      </w:r>
      <w:r w:rsidRPr="005D1CA5">
        <w:rPr>
          <w:lang w:val="en-CA"/>
        </w:rPr>
        <w:t xml:space="preserve">and Essess </w:t>
      </w:r>
      <w:r w:rsidR="005D1CA5">
        <w:rPr>
          <w:lang w:val="en-CA"/>
        </w:rPr>
        <w:t xml:space="preserve">(they no longer active!) </w:t>
      </w:r>
      <w:r w:rsidR="00313C4B" w:rsidRPr="005D1CA5">
        <w:rPr>
          <w:lang w:val="en-CA"/>
        </w:rPr>
        <w:t xml:space="preserve">have used </w:t>
      </w:r>
      <w:r w:rsidRPr="005D1CA5">
        <w:rPr>
          <w:lang w:val="en-CA"/>
        </w:rPr>
        <w:t xml:space="preserve">vehicles equipped with rooftop thermal cameras to capture street-level thermal imagery, aiding in the detection of heat loss, insulation inefficiencies, and urban energy challenges [73]. </w:t>
      </w:r>
    </w:p>
    <w:p w14:paraId="7F7B4147" w14:textId="06C58EC7" w:rsidR="003E4056" w:rsidRPr="00FC2B4C" w:rsidRDefault="00313C4B" w:rsidP="003E4056">
      <w:pPr>
        <w:pStyle w:val="MDPI31text"/>
      </w:pPr>
      <w:r w:rsidRPr="00A8407D">
        <w:rPr>
          <w:lang w:val="en-CA"/>
        </w:rPr>
        <w:t xml:space="preserve">This </w:t>
      </w:r>
      <w:r w:rsidR="003E4056" w:rsidRPr="00A8407D">
        <w:rPr>
          <w:lang w:val="en-CA"/>
        </w:rPr>
        <w:t xml:space="preserve">analysis is based on data from over 200 </w:t>
      </w:r>
      <w:r w:rsidR="00245851" w:rsidRPr="00A8407D">
        <w:rPr>
          <w:lang w:val="en-CA"/>
        </w:rPr>
        <w:t xml:space="preserve">satellite mounted </w:t>
      </w:r>
      <w:r w:rsidR="003E4056" w:rsidRPr="00A8407D">
        <w:rPr>
          <w:lang w:val="en-CA"/>
        </w:rPr>
        <w:t xml:space="preserve">thermal sensors. </w:t>
      </w:r>
      <w:r w:rsidR="00245851" w:rsidRPr="00A8407D">
        <w:rPr>
          <w:lang w:val="en-CA"/>
        </w:rPr>
        <w:t>In this paper, t</w:t>
      </w:r>
      <w:r w:rsidR="003E4056" w:rsidRPr="00A8407D">
        <w:rPr>
          <w:lang w:val="en-CA"/>
        </w:rPr>
        <w:t>he "</w:t>
      </w:r>
      <w:r w:rsidR="003E4056" w:rsidRPr="00A8407D">
        <w:rPr>
          <w:i/>
          <w:iCs/>
          <w:lang w:val="en-CA"/>
        </w:rPr>
        <w:t>past</w:t>
      </w:r>
      <w:r w:rsidR="003E4056" w:rsidRPr="00A8407D">
        <w:rPr>
          <w:lang w:val="en-CA"/>
        </w:rPr>
        <w:t>" refers to satellites operational until 2000, the "</w:t>
      </w:r>
      <w:r w:rsidR="003E4056" w:rsidRPr="00A8407D">
        <w:rPr>
          <w:i/>
          <w:iCs/>
          <w:lang w:val="en-CA"/>
        </w:rPr>
        <w:t>present</w:t>
      </w:r>
      <w:r w:rsidR="003E4056" w:rsidRPr="00A8407D">
        <w:rPr>
          <w:lang w:val="en-CA"/>
        </w:rPr>
        <w:t>" encompasses satellites and technologies active through 2020, and the "</w:t>
      </w:r>
      <w:r w:rsidR="003E4056" w:rsidRPr="00A8407D">
        <w:rPr>
          <w:i/>
          <w:iCs/>
          <w:lang w:val="en-CA"/>
        </w:rPr>
        <w:t>future</w:t>
      </w:r>
      <w:r w:rsidR="003E4056" w:rsidRPr="00A8407D">
        <w:rPr>
          <w:lang w:val="en-CA"/>
        </w:rPr>
        <w:t>" highlights upcoming missions and advancements beyond 2020.</w:t>
      </w:r>
    </w:p>
    <w:p w14:paraId="64C211FA" w14:textId="4CE2AE0E" w:rsidR="007F761C" w:rsidRPr="00EE6C9D" w:rsidRDefault="007F761C" w:rsidP="00EE6C9D">
      <w:pPr>
        <w:pStyle w:val="MDPI21heading1"/>
      </w:pPr>
      <w:r w:rsidRPr="00EE6C9D">
        <w:rPr>
          <w:lang w:eastAsia="zh-CN"/>
        </w:rPr>
        <w:t xml:space="preserve">2. </w:t>
      </w:r>
      <w:r w:rsidR="00A32E31" w:rsidRPr="00A32E31">
        <w:t>Perspective from the Past</w:t>
      </w:r>
    </w:p>
    <w:p w14:paraId="58AEAD14" w14:textId="77777777" w:rsidR="00F32675" w:rsidRPr="00F32675" w:rsidRDefault="00A32E31" w:rsidP="00F32675">
      <w:pPr>
        <w:pStyle w:val="MDPI31text"/>
        <w:rPr>
          <w:lang w:val="en-CA"/>
        </w:rPr>
      </w:pPr>
      <w:r w:rsidRPr="00A32E31">
        <w:rPr>
          <w:lang w:val="en-CA"/>
        </w:rPr>
        <w:t xml:space="preserve">Since 1800, thermography has advanced significantly. </w:t>
      </w:r>
      <w:r w:rsidRPr="006210ED">
        <w:rPr>
          <w:i/>
          <w:iCs/>
          <w:lang w:val="en-CA"/>
        </w:rPr>
        <w:t>Herschel</w:t>
      </w:r>
      <w:r w:rsidRPr="00A32E31">
        <w:rPr>
          <w:lang w:val="en-CA"/>
        </w:rPr>
        <w:t xml:space="preserve"> discovered infrared energy using a thermometer, but it was </w:t>
      </w:r>
      <w:r w:rsidRPr="006210ED">
        <w:rPr>
          <w:i/>
          <w:iCs/>
          <w:lang w:val="en-CA"/>
        </w:rPr>
        <w:t>Max Planck</w:t>
      </w:r>
      <w:r w:rsidRPr="00A32E31">
        <w:rPr>
          <w:lang w:val="en-CA"/>
        </w:rPr>
        <w:t xml:space="preserve"> who formulated the blackbody </w:t>
      </w:r>
      <w:r w:rsidRPr="00A32E31">
        <w:rPr>
          <w:lang w:val="en-CA"/>
        </w:rPr>
        <w:lastRenderedPageBreak/>
        <w:t xml:space="preserve">equations that allowed for its precise measurement. It is important to note that infrared cameras measure radiance, not temperature [74]. </w:t>
      </w:r>
      <w:r w:rsidR="00F32675" w:rsidRPr="00F32675">
        <w:rPr>
          <w:lang w:val="en-CA"/>
        </w:rPr>
        <w:t xml:space="preserve">Radiance refers to the electromagnetic energy emitted or reflected by a surface and measured by a sensor, typically expressed in </w:t>
      </w:r>
      <w:r w:rsidR="00F32675" w:rsidRPr="00E30EC7">
        <w:rPr>
          <w:i/>
          <w:iCs/>
          <w:lang w:val="en-CA"/>
        </w:rPr>
        <w:t>watts per square meter per steradian</w:t>
      </w:r>
      <w:r w:rsidR="00F32675" w:rsidRPr="00F32675">
        <w:rPr>
          <w:lang w:val="en-CA"/>
        </w:rPr>
        <w:t xml:space="preserve"> (</w:t>
      </w:r>
      <w:r w:rsidR="00F32675" w:rsidRPr="006210ED">
        <w:rPr>
          <w:i/>
          <w:iCs/>
          <w:lang w:val="en-CA"/>
        </w:rPr>
        <w:t>W·m⁻²·sr⁻¹</w:t>
      </w:r>
      <w:r w:rsidR="00F32675" w:rsidRPr="00F32675">
        <w:rPr>
          <w:lang w:val="en-CA"/>
        </w:rPr>
        <w:t>). In contrast, temperature describes how hot or cold an object is and is expressed in units such as Kelvin, Celsius, or Fahrenheit.</w:t>
      </w:r>
    </w:p>
    <w:p w14:paraId="239681D3" w14:textId="251DF885" w:rsidR="006210ED" w:rsidRPr="00A32E31" w:rsidRDefault="006210ED" w:rsidP="006210ED">
      <w:pPr>
        <w:pStyle w:val="MDPI31text"/>
        <w:rPr>
          <w:lang w:val="en-CA"/>
        </w:rPr>
      </w:pPr>
      <w:r w:rsidRPr="006210ED">
        <w:rPr>
          <w:lang w:val="en-CA"/>
        </w:rPr>
        <w:t xml:space="preserve">Understanding infrared energy led to the development of many sensors and satellite platforms for thermal remote sensing. To explore this progress, we collected information on </w:t>
      </w:r>
      <w:r>
        <w:rPr>
          <w:lang w:val="en-CA"/>
        </w:rPr>
        <w:t>over</w:t>
      </w:r>
      <w:r w:rsidRPr="006210ED">
        <w:rPr>
          <w:lang w:val="en-CA"/>
        </w:rPr>
        <w:t xml:space="preserve"> 200 thermal sensors and their satellite platforms from sources such as OSCAR [76], the ITC Satellite and Sensor Database [77], the CEOS database [78], and journal papers. The dataset includes MWIR and LWIR sensors and provides details such as operating agency, operational period, number of channels, spatial resolution, and central wavelength. Although many sensors also include visible and shortwave infrared bands, this study focuses on MWIR and LWIR.</w:t>
      </w:r>
    </w:p>
    <w:p w14:paraId="67B15364" w14:textId="4C37128A" w:rsidR="00A32E31" w:rsidRDefault="00A32E31" w:rsidP="00A32E31">
      <w:pPr>
        <w:pStyle w:val="MDPI11articletype"/>
        <w:ind w:left="2040" w:firstLine="510"/>
      </w:pPr>
      <w:r w:rsidRPr="00A32E31">
        <w:t>2.1. Early Sensors and Satellites (1960s)</w:t>
      </w:r>
    </w:p>
    <w:p w14:paraId="2D37CADD" w14:textId="6012AF5F" w:rsidR="00CF5201" w:rsidRPr="00CF5201" w:rsidRDefault="00CF5201" w:rsidP="00CF5201">
      <w:pPr>
        <w:pStyle w:val="MDPI31text"/>
        <w:rPr>
          <w:lang w:val="en-CA"/>
        </w:rPr>
      </w:pPr>
      <w:r w:rsidRPr="00CF5201">
        <w:rPr>
          <w:lang w:val="en-CA"/>
        </w:rPr>
        <w:t xml:space="preserve">Based on </w:t>
      </w:r>
      <w:r w:rsidR="001103FE">
        <w:rPr>
          <w:lang w:val="en-CA"/>
        </w:rPr>
        <w:t>this</w:t>
      </w:r>
      <w:r w:rsidR="001103FE" w:rsidRPr="00CF5201">
        <w:rPr>
          <w:lang w:val="en-CA"/>
        </w:rPr>
        <w:t xml:space="preserve"> </w:t>
      </w:r>
      <w:r w:rsidRPr="00CF5201">
        <w:rPr>
          <w:lang w:val="en-CA"/>
        </w:rPr>
        <w:t>dataset, the earliest operational radiometer satellites carrying TIR instruments were the Nimbus satellites (Nimbus-1, Nimbus-2, and Nimbus-3) [75], which began launching in 1964. These satellites were equipped with the</w:t>
      </w:r>
      <w:r w:rsidR="00D747F3">
        <w:rPr>
          <w:lang w:val="en-CA"/>
        </w:rPr>
        <w:t xml:space="preserve"> </w:t>
      </w:r>
      <w:r w:rsidRPr="00D747F3">
        <w:rPr>
          <w:lang w:val="en-CA"/>
        </w:rPr>
        <w:t>HRIR</w:t>
      </w:r>
      <w:r w:rsidR="00D747F3">
        <w:rPr>
          <w:rStyle w:val="FootnoteReference"/>
          <w:lang w:val="en-CA"/>
        </w:rPr>
        <w:footnoteReference w:id="12"/>
      </w:r>
      <w:r w:rsidR="00E03576">
        <w:rPr>
          <w:lang w:val="en-CA"/>
        </w:rPr>
        <w:t xml:space="preserve"> </w:t>
      </w:r>
      <w:r w:rsidR="00E03576" w:rsidRPr="006210ED">
        <w:rPr>
          <w:lang w:val="en-CA"/>
        </w:rPr>
        <w:t>sensor</w:t>
      </w:r>
      <w:r w:rsidRPr="00CF5201">
        <w:rPr>
          <w:lang w:val="en-CA"/>
        </w:rPr>
        <w:t xml:space="preserve">, operating in the infrared wavelength range of 3.4 to 4.2 </w:t>
      </w:r>
      <w:r w:rsidRPr="006210ED">
        <w:rPr>
          <w:i/>
          <w:iCs/>
          <w:lang w:val="en-CA"/>
        </w:rPr>
        <w:t>μm</w:t>
      </w:r>
      <w:r w:rsidRPr="00CF5201">
        <w:rPr>
          <w:lang w:val="en-CA"/>
        </w:rPr>
        <w:t xml:space="preserve"> with a spatial resolution of 8.5 km. The Nimbus satellites provided global coverage with two passes per day. The Nimbus-3 satellite, launched in April 1969, also featured additional instruments such as IRIS-B</w:t>
      </w:r>
      <w:r w:rsidR="00D747F3">
        <w:rPr>
          <w:rStyle w:val="FootnoteReference"/>
          <w:lang w:val="en-CA"/>
        </w:rPr>
        <w:footnoteReference w:id="13"/>
      </w:r>
      <w:r w:rsidRPr="00CF5201">
        <w:rPr>
          <w:lang w:val="en-CA"/>
        </w:rPr>
        <w:t xml:space="preserve"> and SIRS-A</w:t>
      </w:r>
      <w:r w:rsidR="00D747F3">
        <w:rPr>
          <w:rStyle w:val="FootnoteReference"/>
          <w:lang w:val="en-CA"/>
        </w:rPr>
        <w:footnoteReference w:id="14"/>
      </w:r>
      <w:r w:rsidRPr="00CF5201">
        <w:rPr>
          <w:lang w:val="en-CA"/>
        </w:rPr>
        <w:t xml:space="preserve"> alongside the HRIR [79, 80]. Similarly, the Meteor-1 series satellites, launched around the same period, carried infrared sensors (Meteor-1). For a detailed comparison of these sensors’ characteristics and their applications, refer to </w:t>
      </w:r>
      <w:r w:rsidRPr="00CF5201">
        <w:rPr>
          <w:i/>
          <w:iCs/>
          <w:lang w:val="en-CA"/>
        </w:rPr>
        <w:t>Table 1</w:t>
      </w:r>
      <w:r w:rsidRPr="00CF5201">
        <w:rPr>
          <w:lang w:val="en-CA"/>
        </w:rPr>
        <w:t>.</w:t>
      </w:r>
    </w:p>
    <w:p w14:paraId="3BAD61AC" w14:textId="20C0E334" w:rsidR="007E3451" w:rsidRPr="00AA433F" w:rsidRDefault="007E3451" w:rsidP="006210ED">
      <w:pPr>
        <w:pStyle w:val="MDPI42tablebody"/>
        <w:spacing w:before="240" w:line="240" w:lineRule="auto"/>
        <w:ind w:left="2550"/>
        <w:jc w:val="left"/>
        <w:rPr>
          <w:sz w:val="18"/>
          <w:szCs w:val="18"/>
        </w:rPr>
      </w:pPr>
      <w:r w:rsidRPr="007E3451">
        <w:rPr>
          <w:b/>
          <w:bCs/>
          <w:sz w:val="18"/>
          <w:szCs w:val="18"/>
        </w:rPr>
        <w:t>Table</w:t>
      </w:r>
      <w:r w:rsidRPr="007E3451">
        <w:rPr>
          <w:sz w:val="18"/>
          <w:szCs w:val="18"/>
        </w:rPr>
        <w:t xml:space="preserve"> </w:t>
      </w:r>
      <w:r w:rsidRPr="007E3451">
        <w:rPr>
          <w:sz w:val="18"/>
          <w:szCs w:val="18"/>
        </w:rPr>
        <w:fldChar w:fldCharType="begin"/>
      </w:r>
      <w:r w:rsidRPr="007E3451">
        <w:rPr>
          <w:sz w:val="18"/>
          <w:szCs w:val="18"/>
        </w:rPr>
        <w:instrText xml:space="preserve"> SEQ Table \* ARABIC </w:instrText>
      </w:r>
      <w:r w:rsidRPr="007E3451">
        <w:rPr>
          <w:sz w:val="18"/>
          <w:szCs w:val="18"/>
        </w:rPr>
        <w:fldChar w:fldCharType="separate"/>
      </w:r>
      <w:r w:rsidR="006210ED">
        <w:rPr>
          <w:noProof/>
          <w:sz w:val="18"/>
          <w:szCs w:val="18"/>
        </w:rPr>
        <w:t>2</w:t>
      </w:r>
      <w:r w:rsidRPr="007E3451">
        <w:rPr>
          <w:sz w:val="18"/>
          <w:szCs w:val="18"/>
        </w:rPr>
        <w:fldChar w:fldCharType="end"/>
      </w:r>
      <w:r w:rsidRPr="007E3451">
        <w:rPr>
          <w:sz w:val="18"/>
          <w:szCs w:val="18"/>
        </w:rPr>
        <w:t xml:space="preserve">. </w:t>
      </w:r>
      <w:r w:rsidR="00EF2DBA">
        <w:rPr>
          <w:sz w:val="18"/>
          <w:szCs w:val="18"/>
        </w:rPr>
        <w:t xml:space="preserve">Examples of well-known </w:t>
      </w:r>
      <w:r w:rsidRPr="007E3451">
        <w:rPr>
          <w:sz w:val="18"/>
          <w:szCs w:val="18"/>
        </w:rPr>
        <w:t>TIR instrument</w:t>
      </w:r>
      <w:r w:rsidR="00EF2DBA">
        <w:rPr>
          <w:sz w:val="18"/>
          <w:szCs w:val="18"/>
        </w:rPr>
        <w:t xml:space="preserve">s, </w:t>
      </w:r>
      <w:r w:rsidRPr="007E3451">
        <w:rPr>
          <w:sz w:val="18"/>
          <w:szCs w:val="18"/>
        </w:rPr>
        <w:t xml:space="preserve">satellites and </w:t>
      </w:r>
      <w:r w:rsidR="00EF2DBA">
        <w:rPr>
          <w:sz w:val="18"/>
          <w:szCs w:val="18"/>
        </w:rPr>
        <w:t xml:space="preserve">their </w:t>
      </w:r>
      <w:r w:rsidRPr="007E3451">
        <w:rPr>
          <w:sz w:val="18"/>
          <w:szCs w:val="18"/>
        </w:rPr>
        <w:t xml:space="preserve">corresponding applications </w:t>
      </w:r>
      <w:r w:rsidR="00EF2DBA">
        <w:rPr>
          <w:sz w:val="18"/>
          <w:szCs w:val="18"/>
        </w:rPr>
        <w:t>during the</w:t>
      </w:r>
      <w:r w:rsidR="00EF2DBA" w:rsidRPr="007E3451">
        <w:rPr>
          <w:sz w:val="18"/>
          <w:szCs w:val="18"/>
        </w:rPr>
        <w:t xml:space="preserve"> </w:t>
      </w:r>
      <w:r w:rsidRPr="007E3451">
        <w:rPr>
          <w:sz w:val="18"/>
          <w:szCs w:val="18"/>
        </w:rPr>
        <w:t>1960s [76-80].</w:t>
      </w:r>
    </w:p>
    <w:tbl>
      <w:tblPr>
        <w:tblW w:w="79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Change w:id="13" w:author="Geoffrey Hay" w:date="2025-07-25T10:45:00Z" w16du:dateUtc="2025-07-25T16:45:00Z">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PrChange>
      </w:tblPr>
      <w:tblGrid>
        <w:gridCol w:w="1503"/>
        <w:gridCol w:w="3735"/>
        <w:gridCol w:w="100"/>
        <w:gridCol w:w="2519"/>
        <w:gridCol w:w="100"/>
        <w:tblGridChange w:id="14">
          <w:tblGrid>
            <w:gridCol w:w="1503"/>
            <w:gridCol w:w="3735"/>
            <w:gridCol w:w="100"/>
            <w:gridCol w:w="2519"/>
            <w:gridCol w:w="100"/>
          </w:tblGrid>
        </w:tblGridChange>
      </w:tblGrid>
      <w:tr w:rsidR="001052C8" w:rsidRPr="006210ED" w14:paraId="2DF76A04" w14:textId="77777777" w:rsidTr="001052C8">
        <w:trPr>
          <w:gridAfter w:val="1"/>
          <w:wAfter w:w="100" w:type="dxa"/>
          <w:trPrChange w:id="15" w:author="Geoffrey Hay" w:date="2025-07-25T10:45:00Z" w16du:dateUtc="2025-07-25T16:45:00Z">
            <w:trPr>
              <w:gridAfter w:val="1"/>
            </w:trPr>
          </w:trPrChange>
        </w:trPr>
        <w:tc>
          <w:tcPr>
            <w:tcW w:w="1503" w:type="dxa"/>
            <w:tcBorders>
              <w:bottom w:val="single" w:sz="4" w:space="0" w:color="auto"/>
            </w:tcBorders>
            <w:vAlign w:val="center"/>
            <w:tcPrChange w:id="16" w:author="Geoffrey Hay" w:date="2025-07-25T10:45:00Z" w16du:dateUtc="2025-07-25T16:45:00Z">
              <w:tcPr>
                <w:tcW w:w="1503" w:type="dxa"/>
                <w:tcBorders>
                  <w:bottom w:val="single" w:sz="4" w:space="0" w:color="auto"/>
                </w:tcBorders>
                <w:vAlign w:val="center"/>
              </w:tcPr>
            </w:tcPrChange>
          </w:tcPr>
          <w:p w14:paraId="2005CFBE" w14:textId="1287F142" w:rsidR="00CF5201" w:rsidRPr="006210ED" w:rsidRDefault="000F21B7" w:rsidP="00FE0080">
            <w:pPr>
              <w:pStyle w:val="MDPI42tablebody"/>
              <w:spacing w:line="240" w:lineRule="auto"/>
              <w:rPr>
                <w:b/>
                <w:snapToGrid/>
                <w:sz w:val="18"/>
                <w:szCs w:val="18"/>
              </w:rPr>
            </w:pPr>
            <w:r w:rsidRPr="006210ED">
              <w:rPr>
                <w:b/>
                <w:snapToGrid/>
                <w:sz w:val="18"/>
                <w:szCs w:val="18"/>
              </w:rPr>
              <w:t>TIR instrument</w:t>
            </w:r>
          </w:p>
        </w:tc>
        <w:tc>
          <w:tcPr>
            <w:tcW w:w="3735" w:type="dxa"/>
            <w:tcBorders>
              <w:bottom w:val="single" w:sz="4" w:space="0" w:color="auto"/>
            </w:tcBorders>
            <w:vAlign w:val="center"/>
            <w:tcPrChange w:id="17" w:author="Geoffrey Hay" w:date="2025-07-25T10:45:00Z" w16du:dateUtc="2025-07-25T16:45:00Z">
              <w:tcPr>
                <w:tcW w:w="3735" w:type="dxa"/>
                <w:tcBorders>
                  <w:bottom w:val="single" w:sz="4" w:space="0" w:color="auto"/>
                </w:tcBorders>
                <w:vAlign w:val="center"/>
              </w:tcPr>
            </w:tcPrChange>
          </w:tcPr>
          <w:p w14:paraId="19FF7F45" w14:textId="3DDD227A" w:rsidR="00CF5201" w:rsidRPr="006210ED" w:rsidRDefault="000F21B7" w:rsidP="00FE0080">
            <w:pPr>
              <w:pStyle w:val="MDPI42tablebody"/>
              <w:spacing w:line="240" w:lineRule="auto"/>
              <w:rPr>
                <w:b/>
                <w:snapToGrid/>
                <w:sz w:val="18"/>
                <w:szCs w:val="18"/>
              </w:rPr>
            </w:pPr>
            <w:r w:rsidRPr="006210ED">
              <w:rPr>
                <w:b/>
                <w:snapToGrid/>
                <w:sz w:val="18"/>
                <w:szCs w:val="18"/>
              </w:rPr>
              <w:t>Description</w:t>
            </w:r>
          </w:p>
        </w:tc>
        <w:tc>
          <w:tcPr>
            <w:tcW w:w="2619" w:type="dxa"/>
            <w:gridSpan w:val="2"/>
            <w:tcBorders>
              <w:bottom w:val="single" w:sz="4" w:space="0" w:color="auto"/>
            </w:tcBorders>
            <w:vAlign w:val="center"/>
            <w:tcPrChange w:id="18" w:author="Geoffrey Hay" w:date="2025-07-25T10:45:00Z" w16du:dateUtc="2025-07-25T16:45:00Z">
              <w:tcPr>
                <w:tcW w:w="2619" w:type="dxa"/>
                <w:gridSpan w:val="2"/>
                <w:tcBorders>
                  <w:bottom w:val="single" w:sz="4" w:space="0" w:color="auto"/>
                </w:tcBorders>
                <w:vAlign w:val="center"/>
              </w:tcPr>
            </w:tcPrChange>
          </w:tcPr>
          <w:p w14:paraId="79C24C56" w14:textId="34BB16A3" w:rsidR="00CF5201" w:rsidRPr="006210ED" w:rsidRDefault="000F21B7" w:rsidP="00FE0080">
            <w:pPr>
              <w:pStyle w:val="MDPI42tablebody"/>
              <w:spacing w:line="240" w:lineRule="auto"/>
              <w:rPr>
                <w:b/>
                <w:snapToGrid/>
                <w:sz w:val="18"/>
                <w:szCs w:val="18"/>
              </w:rPr>
            </w:pPr>
            <w:r w:rsidRPr="006210ED">
              <w:rPr>
                <w:b/>
                <w:snapToGrid/>
                <w:sz w:val="18"/>
                <w:szCs w:val="18"/>
              </w:rPr>
              <w:t>Applications</w:t>
            </w:r>
          </w:p>
        </w:tc>
      </w:tr>
      <w:tr w:rsidR="001052C8" w:rsidRPr="006210ED" w14:paraId="2E85ED71" w14:textId="77777777" w:rsidTr="001052C8">
        <w:tc>
          <w:tcPr>
            <w:tcW w:w="1503" w:type="dxa"/>
            <w:vAlign w:val="center"/>
          </w:tcPr>
          <w:p w14:paraId="07AAEF27" w14:textId="508FE683" w:rsidR="00CF5201" w:rsidRPr="006210ED" w:rsidRDefault="000F21B7" w:rsidP="00FE0080">
            <w:pPr>
              <w:pStyle w:val="MDPI42tablebody"/>
              <w:spacing w:line="240" w:lineRule="auto"/>
              <w:rPr>
                <w:sz w:val="18"/>
                <w:szCs w:val="18"/>
              </w:rPr>
            </w:pPr>
            <w:r w:rsidRPr="006210ED">
              <w:rPr>
                <w:sz w:val="18"/>
                <w:szCs w:val="18"/>
              </w:rPr>
              <w:t>HRIR</w:t>
            </w:r>
          </w:p>
        </w:tc>
        <w:tc>
          <w:tcPr>
            <w:tcW w:w="3835" w:type="dxa"/>
            <w:gridSpan w:val="2"/>
            <w:vAlign w:val="center"/>
          </w:tcPr>
          <w:p w14:paraId="43A55A86" w14:textId="33188754" w:rsidR="00CF5201" w:rsidRPr="006210ED" w:rsidRDefault="00C0743F" w:rsidP="000F21B7">
            <w:pPr>
              <w:pStyle w:val="MDPI42tablebody"/>
              <w:spacing w:line="240" w:lineRule="auto"/>
              <w:jc w:val="left"/>
              <w:rPr>
                <w:sz w:val="18"/>
                <w:szCs w:val="18"/>
              </w:rPr>
            </w:pPr>
            <w:ins w:id="19" w:author="Geoffrey Hay" w:date="2025-12-29T16:59:00Z" w16du:dateUtc="2025-12-29T23:59:00Z">
              <w:r w:rsidRPr="006210ED">
                <w:rPr>
                  <w:sz w:val="18"/>
                  <w:szCs w:val="18"/>
                </w:rPr>
                <w:br/>
              </w:r>
            </w:ins>
            <w:r w:rsidR="000F21B7" w:rsidRPr="006210ED">
              <w:rPr>
                <w:sz w:val="18"/>
                <w:szCs w:val="18"/>
              </w:rPr>
              <w:t>(Nimbus-1, Nimbus-2, and Nimbus-3), began launching in 1964.</w:t>
            </w:r>
            <w:r w:rsidRPr="006210ED">
              <w:rPr>
                <w:sz w:val="18"/>
                <w:szCs w:val="18"/>
              </w:rPr>
              <w:t xml:space="preserve"> </w:t>
            </w:r>
            <w:r w:rsidR="000F21B7" w:rsidRPr="006210ED">
              <w:rPr>
                <w:sz w:val="18"/>
                <w:szCs w:val="18"/>
              </w:rPr>
              <w:t>One spectral channel, wavelength range of 3.4 to 4.2 µm and a spatial resolution of 8.5 km.</w:t>
            </w:r>
          </w:p>
        </w:tc>
        <w:tc>
          <w:tcPr>
            <w:tcW w:w="2619" w:type="dxa"/>
            <w:gridSpan w:val="2"/>
            <w:vAlign w:val="center"/>
          </w:tcPr>
          <w:p w14:paraId="44223DF6" w14:textId="77777777" w:rsidR="000F21B7" w:rsidRPr="006210ED" w:rsidRDefault="000F21B7">
            <w:pPr>
              <w:pStyle w:val="MDPI42tablebody"/>
              <w:ind w:left="238"/>
              <w:jc w:val="left"/>
              <w:rPr>
                <w:sz w:val="18"/>
                <w:szCs w:val="18"/>
              </w:rPr>
              <w:pPrChange w:id="20" w:author="Geoffrey Hay" w:date="2025-07-25T10:44:00Z" w16du:dateUtc="2025-07-25T16:44:00Z">
                <w:pPr>
                  <w:pStyle w:val="MDPI42tablebody"/>
                  <w:jc w:val="left"/>
                </w:pPr>
              </w:pPrChange>
            </w:pPr>
            <w:r w:rsidRPr="006210ED">
              <w:rPr>
                <w:sz w:val="18"/>
                <w:szCs w:val="18"/>
              </w:rPr>
              <w:t>Cloud cover</w:t>
            </w:r>
          </w:p>
          <w:p w14:paraId="70AFD111" w14:textId="77777777" w:rsidR="000F21B7" w:rsidRPr="006210ED" w:rsidRDefault="000F21B7">
            <w:pPr>
              <w:pStyle w:val="MDPI42tablebody"/>
              <w:ind w:left="238"/>
              <w:jc w:val="left"/>
              <w:rPr>
                <w:sz w:val="18"/>
                <w:szCs w:val="18"/>
              </w:rPr>
              <w:pPrChange w:id="21" w:author="Geoffrey Hay" w:date="2025-07-25T10:44:00Z" w16du:dateUtc="2025-07-25T16:44:00Z">
                <w:pPr>
                  <w:pStyle w:val="MDPI42tablebody"/>
                  <w:jc w:val="left"/>
                </w:pPr>
              </w:pPrChange>
            </w:pPr>
            <w:r w:rsidRPr="006210ED">
              <w:rPr>
                <w:sz w:val="18"/>
                <w:szCs w:val="18"/>
              </w:rPr>
              <w:t>Land surface temperature</w:t>
            </w:r>
          </w:p>
          <w:p w14:paraId="398E98BA" w14:textId="23F47D0D" w:rsidR="00CF5201" w:rsidRPr="006210ED" w:rsidRDefault="000F21B7">
            <w:pPr>
              <w:pStyle w:val="MDPI42tablebody"/>
              <w:spacing w:line="240" w:lineRule="auto"/>
              <w:ind w:left="238"/>
              <w:jc w:val="left"/>
              <w:rPr>
                <w:sz w:val="18"/>
                <w:szCs w:val="18"/>
              </w:rPr>
              <w:pPrChange w:id="22" w:author="Geoffrey Hay" w:date="2025-07-25T10:44:00Z" w16du:dateUtc="2025-07-25T16:44:00Z">
                <w:pPr>
                  <w:pStyle w:val="MDPI42tablebody"/>
                  <w:spacing w:line="240" w:lineRule="auto"/>
                  <w:jc w:val="left"/>
                </w:pPr>
              </w:pPrChange>
            </w:pPr>
            <w:r w:rsidRPr="006210ED">
              <w:rPr>
                <w:sz w:val="18"/>
                <w:szCs w:val="18"/>
              </w:rPr>
              <w:t>Sea surface temperature</w:t>
            </w:r>
          </w:p>
        </w:tc>
      </w:tr>
      <w:tr w:rsidR="001052C8" w:rsidRPr="006210ED" w14:paraId="5A230DDD" w14:textId="77777777" w:rsidTr="001052C8">
        <w:tc>
          <w:tcPr>
            <w:tcW w:w="1503" w:type="dxa"/>
            <w:vAlign w:val="center"/>
          </w:tcPr>
          <w:p w14:paraId="62F2C1AB" w14:textId="0054197D" w:rsidR="00CF5201" w:rsidRPr="006210ED" w:rsidRDefault="000F21B7" w:rsidP="000F21B7">
            <w:pPr>
              <w:pStyle w:val="MDPI42tablebody"/>
              <w:spacing w:line="240" w:lineRule="auto"/>
              <w:rPr>
                <w:sz w:val="18"/>
                <w:szCs w:val="18"/>
              </w:rPr>
            </w:pPr>
            <w:r w:rsidRPr="006210ED">
              <w:rPr>
                <w:sz w:val="18"/>
                <w:szCs w:val="18"/>
              </w:rPr>
              <w:t>IRIS-B</w:t>
            </w:r>
          </w:p>
        </w:tc>
        <w:tc>
          <w:tcPr>
            <w:tcW w:w="3835" w:type="dxa"/>
            <w:gridSpan w:val="2"/>
            <w:vAlign w:val="center"/>
          </w:tcPr>
          <w:p w14:paraId="15FCB11D" w14:textId="243C3760" w:rsidR="00CF5201" w:rsidRPr="006210ED" w:rsidRDefault="00E563CB" w:rsidP="000F21B7">
            <w:pPr>
              <w:pStyle w:val="MDPI42tablebody"/>
              <w:spacing w:line="240" w:lineRule="auto"/>
              <w:jc w:val="left"/>
              <w:rPr>
                <w:sz w:val="18"/>
                <w:szCs w:val="18"/>
              </w:rPr>
            </w:pPr>
            <w:r w:rsidRPr="006210ED">
              <w:rPr>
                <w:sz w:val="18"/>
                <w:szCs w:val="18"/>
              </w:rPr>
              <w:t>Fl</w:t>
            </w:r>
            <w:r w:rsidR="000F21B7" w:rsidRPr="006210ED">
              <w:rPr>
                <w:sz w:val="18"/>
                <w:szCs w:val="18"/>
              </w:rPr>
              <w:t>own on the Nimbus-3 satellite from July 1969 to January 1972.</w:t>
            </w:r>
            <w:r w:rsidR="001052C8" w:rsidRPr="006210ED">
              <w:rPr>
                <w:sz w:val="18"/>
                <w:szCs w:val="18"/>
              </w:rPr>
              <w:t xml:space="preserve"> </w:t>
            </w:r>
            <w:r w:rsidR="00C0743F" w:rsidRPr="006210ED">
              <w:rPr>
                <w:sz w:val="18"/>
                <w:szCs w:val="18"/>
              </w:rPr>
              <w:t>E</w:t>
            </w:r>
            <w:r w:rsidR="000F21B7" w:rsidRPr="006210ED">
              <w:rPr>
                <w:sz w:val="18"/>
                <w:szCs w:val="18"/>
              </w:rPr>
              <w:t>ight spectral channels ranging from 11.12 to 14.95 µm, resolution of 220 km</w:t>
            </w:r>
          </w:p>
        </w:tc>
        <w:tc>
          <w:tcPr>
            <w:tcW w:w="2619" w:type="dxa"/>
            <w:gridSpan w:val="2"/>
            <w:vAlign w:val="center"/>
          </w:tcPr>
          <w:p w14:paraId="3DE43A23" w14:textId="77777777" w:rsidR="000F21B7" w:rsidRPr="006210ED" w:rsidRDefault="000F21B7" w:rsidP="00DE6810">
            <w:pPr>
              <w:pStyle w:val="MDPI42tablebody"/>
              <w:spacing w:line="240" w:lineRule="auto"/>
              <w:ind w:left="238"/>
              <w:jc w:val="left"/>
              <w:rPr>
                <w:sz w:val="18"/>
                <w:szCs w:val="18"/>
              </w:rPr>
            </w:pPr>
            <w:r w:rsidRPr="006210ED">
              <w:rPr>
                <w:sz w:val="18"/>
                <w:szCs w:val="18"/>
              </w:rPr>
              <w:t>Atmospheric temperature</w:t>
            </w:r>
          </w:p>
          <w:p w14:paraId="7797375E" w14:textId="60E1C125" w:rsidR="000F21B7" w:rsidRPr="006210ED" w:rsidRDefault="000F21B7" w:rsidP="00DE6810">
            <w:pPr>
              <w:pStyle w:val="MDPI42tablebody"/>
              <w:spacing w:line="240" w:lineRule="auto"/>
              <w:ind w:left="238"/>
              <w:jc w:val="left"/>
              <w:rPr>
                <w:sz w:val="18"/>
                <w:szCs w:val="18"/>
              </w:rPr>
            </w:pPr>
            <w:r w:rsidRPr="006210ED">
              <w:rPr>
                <w:sz w:val="18"/>
                <w:szCs w:val="18"/>
              </w:rPr>
              <w:t>Integrated Water Vapor</w:t>
            </w:r>
          </w:p>
          <w:p w14:paraId="7F33FC24" w14:textId="77777777" w:rsidR="000F21B7" w:rsidRPr="006210ED" w:rsidRDefault="000F21B7" w:rsidP="00DE6810">
            <w:pPr>
              <w:pStyle w:val="MDPI42tablebody"/>
              <w:spacing w:line="240" w:lineRule="auto"/>
              <w:ind w:left="238"/>
              <w:jc w:val="left"/>
              <w:rPr>
                <w:sz w:val="18"/>
                <w:szCs w:val="18"/>
              </w:rPr>
            </w:pPr>
            <w:r w:rsidRPr="006210ED">
              <w:rPr>
                <w:sz w:val="18"/>
                <w:szCs w:val="18"/>
              </w:rPr>
              <w:t>Sea surface temperature</w:t>
            </w:r>
          </w:p>
          <w:p w14:paraId="085CFFF8" w14:textId="77777777" w:rsidR="000F21B7" w:rsidRPr="006210ED" w:rsidRDefault="000F21B7" w:rsidP="00DE6810">
            <w:pPr>
              <w:pStyle w:val="MDPI42tablebody"/>
              <w:spacing w:line="240" w:lineRule="auto"/>
              <w:ind w:left="238"/>
              <w:jc w:val="left"/>
              <w:rPr>
                <w:sz w:val="18"/>
                <w:szCs w:val="18"/>
              </w:rPr>
            </w:pPr>
            <w:r w:rsidRPr="006210ED">
              <w:rPr>
                <w:sz w:val="18"/>
                <w:szCs w:val="18"/>
              </w:rPr>
              <w:t>Specific humidity</w:t>
            </w:r>
          </w:p>
          <w:p w14:paraId="72D48F8D" w14:textId="17A1C87A" w:rsidR="000F21B7" w:rsidRPr="006210ED" w:rsidRDefault="000F21B7" w:rsidP="00DE6810">
            <w:pPr>
              <w:pStyle w:val="MDPI42tablebody"/>
              <w:spacing w:line="240" w:lineRule="auto"/>
              <w:ind w:left="238"/>
              <w:jc w:val="left"/>
              <w:rPr>
                <w:sz w:val="18"/>
                <w:szCs w:val="18"/>
              </w:rPr>
            </w:pPr>
            <w:r w:rsidRPr="006210ED">
              <w:rPr>
                <w:sz w:val="18"/>
                <w:szCs w:val="18"/>
              </w:rPr>
              <w:t>Ozone and other trace-gas concentrations</w:t>
            </w:r>
          </w:p>
          <w:p w14:paraId="30289BFB" w14:textId="77777777" w:rsidR="00CF5201" w:rsidRPr="006210ED" w:rsidRDefault="000F21B7" w:rsidP="00DE6810">
            <w:pPr>
              <w:pStyle w:val="MDPI42tablebody"/>
              <w:spacing w:line="240" w:lineRule="auto"/>
              <w:ind w:left="238"/>
              <w:jc w:val="left"/>
              <w:rPr>
                <w:sz w:val="18"/>
                <w:szCs w:val="18"/>
              </w:rPr>
            </w:pPr>
            <w:r w:rsidRPr="006210ED">
              <w:rPr>
                <w:sz w:val="18"/>
                <w:szCs w:val="18"/>
              </w:rPr>
              <w:t>Upward long-wave irradiance at TOA</w:t>
            </w:r>
          </w:p>
          <w:p w14:paraId="1A235FE8" w14:textId="5F9418D8" w:rsidR="00426FD1" w:rsidRPr="006210ED" w:rsidRDefault="00426FD1" w:rsidP="00DE6810">
            <w:pPr>
              <w:pStyle w:val="MDPI42tablebody"/>
              <w:spacing w:line="240" w:lineRule="auto"/>
              <w:ind w:left="238"/>
              <w:jc w:val="left"/>
              <w:rPr>
                <w:sz w:val="18"/>
                <w:szCs w:val="18"/>
              </w:rPr>
            </w:pPr>
          </w:p>
        </w:tc>
      </w:tr>
      <w:tr w:rsidR="001052C8" w:rsidRPr="006210ED" w14:paraId="164D307C" w14:textId="77777777" w:rsidTr="001052C8">
        <w:tc>
          <w:tcPr>
            <w:tcW w:w="1503" w:type="dxa"/>
            <w:vAlign w:val="center"/>
          </w:tcPr>
          <w:p w14:paraId="412385B9" w14:textId="4BB8B170" w:rsidR="00426FD1" w:rsidRPr="006210ED" w:rsidRDefault="00426FD1" w:rsidP="000F21B7">
            <w:pPr>
              <w:pStyle w:val="MDPI42tablebody"/>
              <w:spacing w:line="240" w:lineRule="auto"/>
              <w:rPr>
                <w:sz w:val="18"/>
                <w:szCs w:val="18"/>
              </w:rPr>
            </w:pPr>
            <w:r w:rsidRPr="006210ED">
              <w:rPr>
                <w:sz w:val="18"/>
                <w:szCs w:val="18"/>
              </w:rPr>
              <w:t>SIRS-A</w:t>
            </w:r>
          </w:p>
        </w:tc>
        <w:tc>
          <w:tcPr>
            <w:tcW w:w="3835" w:type="dxa"/>
            <w:gridSpan w:val="2"/>
            <w:vAlign w:val="center"/>
          </w:tcPr>
          <w:p w14:paraId="0ACDE28D" w14:textId="253736D5" w:rsidR="00426FD1" w:rsidRPr="006210ED" w:rsidRDefault="00426FD1" w:rsidP="000F21B7">
            <w:pPr>
              <w:pStyle w:val="MDPI42tablebody"/>
              <w:spacing w:line="240" w:lineRule="auto"/>
              <w:jc w:val="left"/>
              <w:rPr>
                <w:sz w:val="18"/>
                <w:szCs w:val="18"/>
              </w:rPr>
            </w:pPr>
            <w:r w:rsidRPr="006210ED">
              <w:rPr>
                <w:sz w:val="18"/>
                <w:szCs w:val="18"/>
              </w:rPr>
              <w:t>Same as IRIS-B</w:t>
            </w:r>
          </w:p>
        </w:tc>
        <w:tc>
          <w:tcPr>
            <w:tcW w:w="2619" w:type="dxa"/>
            <w:gridSpan w:val="2"/>
            <w:vAlign w:val="center"/>
          </w:tcPr>
          <w:p w14:paraId="4258DD4E" w14:textId="77777777" w:rsidR="00426FD1" w:rsidRPr="006210ED" w:rsidRDefault="00426FD1" w:rsidP="00DE6810">
            <w:pPr>
              <w:pStyle w:val="MDPI42tablebody"/>
              <w:ind w:left="238"/>
              <w:jc w:val="left"/>
              <w:rPr>
                <w:sz w:val="18"/>
                <w:szCs w:val="18"/>
              </w:rPr>
            </w:pPr>
            <w:r w:rsidRPr="006210ED">
              <w:rPr>
                <w:sz w:val="18"/>
                <w:szCs w:val="18"/>
              </w:rPr>
              <w:t>Atmospheric temperature</w:t>
            </w:r>
          </w:p>
          <w:p w14:paraId="2DCC1310" w14:textId="3ADA6B76" w:rsidR="00426FD1" w:rsidRPr="006210ED" w:rsidRDefault="00426FD1" w:rsidP="00DE6810">
            <w:pPr>
              <w:pStyle w:val="MDPI42tablebody"/>
              <w:ind w:left="238"/>
              <w:jc w:val="left"/>
              <w:rPr>
                <w:sz w:val="18"/>
                <w:szCs w:val="18"/>
              </w:rPr>
            </w:pPr>
            <w:hyperlink r:id="rId16" w:history="1">
              <w:r w:rsidRPr="006210ED">
                <w:rPr>
                  <w:sz w:val="18"/>
                  <w:szCs w:val="18"/>
                </w:rPr>
                <w:t xml:space="preserve">Cloud </w:t>
              </w:r>
              <w:r w:rsidR="00DE6810">
                <w:rPr>
                  <w:sz w:val="18"/>
                  <w:szCs w:val="18"/>
                </w:rPr>
                <w:t xml:space="preserve">cover, </w:t>
              </w:r>
              <w:r w:rsidRPr="006210ED">
                <w:rPr>
                  <w:sz w:val="18"/>
                  <w:szCs w:val="18"/>
                </w:rPr>
                <w:t>height</w:t>
              </w:r>
            </w:hyperlink>
            <w:r w:rsidR="00DE6810">
              <w:rPr>
                <w:sz w:val="18"/>
                <w:szCs w:val="18"/>
              </w:rPr>
              <w:t xml:space="preserve"> and temperature</w:t>
            </w:r>
            <w:r w:rsidR="00DE6810" w:rsidRPr="006210ED">
              <w:rPr>
                <w:sz w:val="18"/>
                <w:szCs w:val="18"/>
              </w:rPr>
              <w:t xml:space="preserve"> </w:t>
            </w:r>
          </w:p>
          <w:p w14:paraId="1778F49F" w14:textId="7D9948BB" w:rsidR="00426FD1" w:rsidRPr="006210ED" w:rsidRDefault="00426FD1" w:rsidP="00DE6810">
            <w:pPr>
              <w:pStyle w:val="MDPI42tablebody"/>
              <w:spacing w:line="240" w:lineRule="auto"/>
              <w:ind w:left="238"/>
              <w:jc w:val="left"/>
              <w:rPr>
                <w:sz w:val="18"/>
                <w:szCs w:val="18"/>
              </w:rPr>
            </w:pPr>
            <w:hyperlink r:id="rId17" w:history="1">
              <w:r w:rsidRPr="006210ED">
                <w:rPr>
                  <w:sz w:val="18"/>
                  <w:szCs w:val="18"/>
                </w:rPr>
                <w:t>Sea surface temperature</w:t>
              </w:r>
            </w:hyperlink>
          </w:p>
        </w:tc>
      </w:tr>
      <w:tr w:rsidR="001052C8" w:rsidRPr="006210ED" w14:paraId="7435A7DD" w14:textId="77777777" w:rsidTr="001052C8">
        <w:tc>
          <w:tcPr>
            <w:tcW w:w="1503" w:type="dxa"/>
            <w:vAlign w:val="center"/>
          </w:tcPr>
          <w:p w14:paraId="6146AD0A" w14:textId="13EFB209" w:rsidR="00426FD1" w:rsidRPr="006210ED" w:rsidRDefault="00426FD1" w:rsidP="000F21B7">
            <w:pPr>
              <w:pStyle w:val="MDPI42tablebody"/>
              <w:spacing w:line="240" w:lineRule="auto"/>
              <w:rPr>
                <w:sz w:val="18"/>
                <w:szCs w:val="18"/>
              </w:rPr>
            </w:pPr>
            <w:r w:rsidRPr="006210ED">
              <w:rPr>
                <w:sz w:val="18"/>
                <w:szCs w:val="18"/>
              </w:rPr>
              <w:t>IR Meteor-1</w:t>
            </w:r>
          </w:p>
        </w:tc>
        <w:tc>
          <w:tcPr>
            <w:tcW w:w="3835" w:type="dxa"/>
            <w:gridSpan w:val="2"/>
            <w:vAlign w:val="center"/>
          </w:tcPr>
          <w:p w14:paraId="1A47009E" w14:textId="77777777" w:rsidR="00426FD1" w:rsidRPr="006210ED" w:rsidRDefault="00426FD1" w:rsidP="00426FD1">
            <w:pPr>
              <w:pStyle w:val="MDPI42tablebody"/>
              <w:jc w:val="left"/>
              <w:rPr>
                <w:sz w:val="18"/>
                <w:szCs w:val="18"/>
              </w:rPr>
            </w:pPr>
            <w:r w:rsidRPr="006210ED">
              <w:rPr>
                <w:sz w:val="18"/>
                <w:szCs w:val="18"/>
              </w:rPr>
              <w:t>Meteor-1 satellites, launched from 1969</w:t>
            </w:r>
          </w:p>
          <w:p w14:paraId="6F693982" w14:textId="2FF028D8" w:rsidR="00426FD1" w:rsidRPr="006210ED" w:rsidRDefault="00426FD1" w:rsidP="00DE6810">
            <w:pPr>
              <w:pStyle w:val="MDPI42tablebody"/>
              <w:jc w:val="left"/>
              <w:rPr>
                <w:sz w:val="18"/>
                <w:szCs w:val="18"/>
              </w:rPr>
            </w:pPr>
            <w:r w:rsidRPr="006210ED">
              <w:rPr>
                <w:sz w:val="18"/>
                <w:szCs w:val="18"/>
              </w:rPr>
              <w:t>This single-channel radiometer operated in the 8-12 µm range, had a 15 km spatial resolution</w:t>
            </w:r>
            <w:r w:rsidR="001052C8" w:rsidRPr="006210ED">
              <w:rPr>
                <w:sz w:val="18"/>
                <w:szCs w:val="18"/>
              </w:rPr>
              <w:t xml:space="preserve"> </w:t>
            </w:r>
            <w:r w:rsidRPr="006210ED">
              <w:rPr>
                <w:sz w:val="18"/>
                <w:szCs w:val="18"/>
              </w:rPr>
              <w:lastRenderedPageBreak/>
              <w:t>Global coverage every 1.5 days</w:t>
            </w:r>
            <w:r w:rsidR="00C0743F" w:rsidRPr="006210ED">
              <w:rPr>
                <w:sz w:val="18"/>
                <w:szCs w:val="18"/>
              </w:rPr>
              <w:br/>
            </w:r>
          </w:p>
        </w:tc>
        <w:tc>
          <w:tcPr>
            <w:tcW w:w="2619" w:type="dxa"/>
            <w:gridSpan w:val="2"/>
            <w:vAlign w:val="center"/>
          </w:tcPr>
          <w:p w14:paraId="15D720A8" w14:textId="77777777" w:rsidR="00426FD1" w:rsidRPr="006210ED" w:rsidRDefault="00426FD1" w:rsidP="00DE6810">
            <w:pPr>
              <w:pStyle w:val="MDPI42tablebody"/>
              <w:ind w:left="238"/>
              <w:jc w:val="left"/>
              <w:rPr>
                <w:sz w:val="18"/>
                <w:szCs w:val="18"/>
              </w:rPr>
            </w:pPr>
            <w:r w:rsidRPr="006210ED">
              <w:rPr>
                <w:sz w:val="18"/>
                <w:szCs w:val="18"/>
              </w:rPr>
              <w:lastRenderedPageBreak/>
              <w:t>Cloud cover</w:t>
            </w:r>
          </w:p>
          <w:p w14:paraId="32D01801" w14:textId="790C9423" w:rsidR="00426FD1" w:rsidRPr="006210ED" w:rsidRDefault="00426FD1" w:rsidP="00DE6810">
            <w:pPr>
              <w:pStyle w:val="MDPI42tablebody"/>
              <w:ind w:left="238"/>
              <w:jc w:val="left"/>
              <w:rPr>
                <w:sz w:val="18"/>
                <w:szCs w:val="18"/>
              </w:rPr>
            </w:pPr>
            <w:r w:rsidRPr="006210ED">
              <w:rPr>
                <w:sz w:val="18"/>
                <w:szCs w:val="18"/>
              </w:rPr>
              <w:t>Cloud top temperature</w:t>
            </w:r>
          </w:p>
        </w:tc>
      </w:tr>
    </w:tbl>
    <w:p w14:paraId="71D34FFC" w14:textId="2AA20F89" w:rsidR="00CF5201" w:rsidRDefault="00CF5201" w:rsidP="00CF5201">
      <w:pPr>
        <w:pStyle w:val="MDPI11articletype"/>
        <w:ind w:left="2040" w:firstLine="510"/>
      </w:pPr>
      <w:r w:rsidRPr="00A32E31">
        <w:t>2.</w:t>
      </w:r>
      <w:r>
        <w:t>2</w:t>
      </w:r>
      <w:r w:rsidRPr="00A32E31">
        <w:t xml:space="preserve">. </w:t>
      </w:r>
      <w:r w:rsidRPr="00CF5201">
        <w:t>Advancements in Instrument (1970s-1980s)</w:t>
      </w:r>
    </w:p>
    <w:p w14:paraId="2107FD1F" w14:textId="369992D0" w:rsidR="000F21B7" w:rsidRDefault="000F21B7" w:rsidP="00852C9F">
      <w:pPr>
        <w:pStyle w:val="MDPI31text"/>
        <w:rPr>
          <w:lang w:val="en-CA"/>
        </w:rPr>
      </w:pPr>
      <w:r w:rsidRPr="00430128">
        <w:rPr>
          <w:lang w:val="en-CA"/>
        </w:rPr>
        <w:t>During the 1970s and 1980s, advancements in thermal infrared (TIR) sensing were marked by the deployment of 49 TIR instruments across 131 satellites. This era saw the launch of key satellite series, including numerous Meteor-1, -2, and -3 satellites, as well as the GOES</w:t>
      </w:r>
      <w:r w:rsidR="00725064" w:rsidRPr="00430128">
        <w:rPr>
          <w:rStyle w:val="FootnoteReference"/>
          <w:lang w:val="en-CA"/>
        </w:rPr>
        <w:footnoteReference w:id="15"/>
      </w:r>
      <w:r w:rsidRPr="00430128">
        <w:rPr>
          <w:lang w:val="en-CA"/>
        </w:rPr>
        <w:t xml:space="preserve"> and Himawari series (Himawari-1 to -4), which significantly enhanced geostationary thermal sensing capabilities. Additionally, the NOAA</w:t>
      </w:r>
      <w:r w:rsidR="00725064" w:rsidRPr="00430128">
        <w:rPr>
          <w:rStyle w:val="FootnoteReference"/>
          <w:lang w:val="en-CA"/>
        </w:rPr>
        <w:footnoteReference w:id="16"/>
      </w:r>
      <w:r w:rsidRPr="00430128">
        <w:rPr>
          <w:lang w:val="en-CA"/>
        </w:rPr>
        <w:t xml:space="preserve"> series (NOAA-1 to -13) and the Nimbus series (Nimbus-4 to -7) provided vital global and regional thermal imaging. Satellites like Meteosat-1 through -4 and the Defense Meteorological Satellite Program (DMSP) series further expanded TIR capabilities, marking a significant leap in continuous global observation and improving climate monitoring and weather forecasting. The launch of Landsat 4 in 1982 revolutionized remote sensing by introducing a thermal sensor (TM)</w:t>
      </w:r>
      <w:r w:rsidR="00C4366E" w:rsidRPr="00430128">
        <w:rPr>
          <w:lang w:val="en-CA"/>
        </w:rPr>
        <w:t xml:space="preserve"> that was </w:t>
      </w:r>
      <w:r w:rsidRPr="00430128">
        <w:rPr>
          <w:lang w:val="en-CA"/>
        </w:rPr>
        <w:t>absent in its predecessors (Landsat 1, 2, and 3). Landsat 5, launched in 1984, continued this innovation. The TM</w:t>
      </w:r>
      <w:r w:rsidR="00725064" w:rsidRPr="00430128">
        <w:rPr>
          <w:rStyle w:val="FootnoteReference"/>
          <w:lang w:val="en-CA"/>
        </w:rPr>
        <w:footnoteReference w:id="17"/>
      </w:r>
      <w:r w:rsidRPr="00430128">
        <w:rPr>
          <w:lang w:val="en-CA"/>
        </w:rPr>
        <w:t xml:space="preserve"> sensor included a thermal infrared band (Band 6) operating in the wavelength range of 10.4–12.5 μm, with a spatial resolution of </w:t>
      </w:r>
      <w:commentRangeStart w:id="23"/>
      <w:r w:rsidRPr="00430128">
        <w:rPr>
          <w:lang w:val="en-CA"/>
        </w:rPr>
        <w:t xml:space="preserve">120 </w:t>
      </w:r>
      <w:commentRangeEnd w:id="23"/>
      <w:r w:rsidR="000C2E81" w:rsidRPr="00430128">
        <w:rPr>
          <w:rStyle w:val="CommentReference"/>
          <w:sz w:val="20"/>
          <w:szCs w:val="22"/>
          <w:lang w:val="en-CA"/>
        </w:rPr>
        <w:commentReference w:id="23"/>
      </w:r>
      <w:r w:rsidRPr="00430128">
        <w:rPr>
          <w:lang w:val="en-CA"/>
        </w:rPr>
        <w:t>meters—a significant improvement over earlier thermal sensors</w:t>
      </w:r>
      <w:r w:rsidR="00C4366E" w:rsidRPr="00430128">
        <w:rPr>
          <w:lang w:val="en-CA"/>
        </w:rPr>
        <w:t xml:space="preserve"> with spatial resolutions in kilometers.</w:t>
      </w:r>
      <w:del w:id="24" w:author="Geoffrey Hay" w:date="2025-12-29T17:22:00Z" w16du:dateUtc="2025-12-30T00:22:00Z">
        <w:r w:rsidRPr="00430128" w:rsidDel="00C4366E">
          <w:rPr>
            <w:lang w:val="en-CA"/>
          </w:rPr>
          <w:delText>.</w:delText>
        </w:r>
      </w:del>
      <w:r w:rsidRPr="00430128">
        <w:rPr>
          <w:lang w:val="en-CA"/>
        </w:rPr>
        <w:t xml:space="preserve"> This represented a spatial paradigm shift in thermal remote sensing</w:t>
      </w:r>
      <w:r w:rsidR="00852C9F" w:rsidRPr="00430128">
        <w:rPr>
          <w:lang w:val="en-CA"/>
        </w:rPr>
        <w:t xml:space="preserve"> </w:t>
      </w:r>
      <w:r w:rsidR="00852C9F" w:rsidRPr="00430128">
        <w:t xml:space="preserve">(see </w:t>
      </w:r>
      <w:r w:rsidR="00852C9F" w:rsidRPr="00430128">
        <w:rPr>
          <w:i/>
          <w:iCs/>
        </w:rPr>
        <w:t>Table 2</w:t>
      </w:r>
      <w:r w:rsidR="00852C9F" w:rsidRPr="00430128">
        <w:t xml:space="preserve"> for detailed comparisons</w:t>
      </w:r>
      <w:r w:rsidR="00852C9F" w:rsidRPr="00430128">
        <w:rPr>
          <w:lang w:val="en-CA"/>
        </w:rPr>
        <w:t>)</w:t>
      </w:r>
      <w:r w:rsidRPr="00430128">
        <w:rPr>
          <w:lang w:val="en-CA"/>
        </w:rPr>
        <w:t>.</w:t>
      </w:r>
    </w:p>
    <w:p w14:paraId="224242E5" w14:textId="77777777" w:rsidR="007D6827" w:rsidRPr="000F21B7" w:rsidRDefault="007D6827" w:rsidP="00852C9F">
      <w:pPr>
        <w:pStyle w:val="MDPI31text"/>
        <w:rPr>
          <w:lang w:val="en-CA"/>
        </w:rPr>
      </w:pPr>
    </w:p>
    <w:p w14:paraId="3A62D05C" w14:textId="46611EB6" w:rsidR="00E52C30" w:rsidRDefault="00E52C30" w:rsidP="007D6827">
      <w:pPr>
        <w:pStyle w:val="MDPI42tablebody"/>
        <w:spacing w:line="240" w:lineRule="auto"/>
        <w:ind w:left="2550"/>
        <w:jc w:val="left"/>
        <w:rPr>
          <w:ins w:id="25" w:author="Geoffrey Hay" w:date="2025-06-28T21:06:00Z" w16du:dateUtc="2025-06-29T03:06:00Z"/>
          <w:sz w:val="18"/>
          <w:szCs w:val="18"/>
        </w:rPr>
      </w:pPr>
      <w:commentRangeStart w:id="26"/>
      <w:r w:rsidRPr="000B3DFB">
        <w:rPr>
          <w:b/>
          <w:bCs/>
          <w:sz w:val="18"/>
          <w:szCs w:val="18"/>
        </w:rPr>
        <w:t>Table</w:t>
      </w:r>
      <w:r w:rsidRPr="000B3DFB">
        <w:rPr>
          <w:b/>
          <w:bCs/>
          <w:sz w:val="18"/>
          <w:szCs w:val="18"/>
          <w:rPrChange w:id="27" w:author="Geoffrey Hay" w:date="2025-12-29T17:40:00Z" w16du:dateUtc="2025-12-30T00:40:00Z">
            <w:rPr>
              <w:sz w:val="18"/>
              <w:szCs w:val="18"/>
            </w:rPr>
          </w:rPrChange>
        </w:rPr>
        <w:t xml:space="preserve"> </w:t>
      </w:r>
      <w:r w:rsidRPr="000B3DFB">
        <w:rPr>
          <w:b/>
          <w:bCs/>
          <w:sz w:val="18"/>
          <w:szCs w:val="18"/>
          <w:rPrChange w:id="28" w:author="Geoffrey Hay" w:date="2025-12-29T17:40:00Z" w16du:dateUtc="2025-12-30T00:40:00Z">
            <w:rPr>
              <w:sz w:val="18"/>
              <w:szCs w:val="18"/>
            </w:rPr>
          </w:rPrChange>
        </w:rPr>
        <w:fldChar w:fldCharType="begin"/>
      </w:r>
      <w:r w:rsidRPr="000B3DFB">
        <w:rPr>
          <w:b/>
          <w:bCs/>
          <w:sz w:val="18"/>
          <w:szCs w:val="18"/>
          <w:rPrChange w:id="29" w:author="Geoffrey Hay" w:date="2025-12-29T17:40:00Z" w16du:dateUtc="2025-12-30T00:40:00Z">
            <w:rPr>
              <w:sz w:val="18"/>
              <w:szCs w:val="18"/>
            </w:rPr>
          </w:rPrChange>
        </w:rPr>
        <w:instrText xml:space="preserve"> SEQ Table \* ARABIC </w:instrText>
      </w:r>
      <w:r w:rsidRPr="000B3DFB">
        <w:rPr>
          <w:b/>
          <w:bCs/>
          <w:sz w:val="18"/>
          <w:szCs w:val="18"/>
          <w:rPrChange w:id="30" w:author="Geoffrey Hay" w:date="2025-12-29T17:40:00Z" w16du:dateUtc="2025-12-30T00:40:00Z">
            <w:rPr>
              <w:sz w:val="18"/>
              <w:szCs w:val="18"/>
            </w:rPr>
          </w:rPrChange>
        </w:rPr>
        <w:fldChar w:fldCharType="separate"/>
      </w:r>
      <w:r w:rsidR="00BE73C8">
        <w:rPr>
          <w:b/>
          <w:bCs/>
          <w:noProof/>
          <w:sz w:val="18"/>
          <w:szCs w:val="18"/>
        </w:rPr>
        <w:t>3</w:t>
      </w:r>
      <w:r w:rsidRPr="000B3DFB">
        <w:rPr>
          <w:b/>
          <w:bCs/>
          <w:sz w:val="18"/>
          <w:szCs w:val="18"/>
          <w:rPrChange w:id="31" w:author="Geoffrey Hay" w:date="2025-12-29T17:40:00Z" w16du:dateUtc="2025-12-30T00:40:00Z">
            <w:rPr>
              <w:sz w:val="18"/>
              <w:szCs w:val="18"/>
            </w:rPr>
          </w:rPrChange>
        </w:rPr>
        <w:fldChar w:fldCharType="end"/>
      </w:r>
      <w:commentRangeEnd w:id="26"/>
      <w:r w:rsidR="000C2E81" w:rsidRPr="007D6827">
        <w:rPr>
          <w:rStyle w:val="CommentReference"/>
          <w:sz w:val="18"/>
          <w:szCs w:val="18"/>
        </w:rPr>
        <w:commentReference w:id="26"/>
      </w:r>
      <w:r w:rsidRPr="007D6827">
        <w:rPr>
          <w:sz w:val="18"/>
          <w:szCs w:val="18"/>
        </w:rPr>
        <w:t>.</w:t>
      </w:r>
      <w:r w:rsidR="00AA433F" w:rsidRPr="007D6827">
        <w:rPr>
          <w:sz w:val="18"/>
          <w:szCs w:val="18"/>
        </w:rPr>
        <w:t xml:space="preserve"> </w:t>
      </w:r>
      <w:r w:rsidR="00725585">
        <w:rPr>
          <w:sz w:val="18"/>
          <w:szCs w:val="18"/>
        </w:rPr>
        <w:t xml:space="preserve">Examples of </w:t>
      </w:r>
      <w:r w:rsidR="00725585" w:rsidRPr="007D6827">
        <w:rPr>
          <w:sz w:val="18"/>
          <w:szCs w:val="18"/>
        </w:rPr>
        <w:t>well-known</w:t>
      </w:r>
      <w:r w:rsidR="00AA433F" w:rsidRPr="007D6827">
        <w:rPr>
          <w:sz w:val="18"/>
          <w:szCs w:val="18"/>
        </w:rPr>
        <w:t xml:space="preserve"> TIR instrument</w:t>
      </w:r>
      <w:r w:rsidR="00725585">
        <w:rPr>
          <w:sz w:val="18"/>
          <w:szCs w:val="18"/>
        </w:rPr>
        <w:t xml:space="preserve">s, </w:t>
      </w:r>
      <w:r w:rsidR="00AA433F" w:rsidRPr="007D6827">
        <w:rPr>
          <w:sz w:val="18"/>
          <w:szCs w:val="18"/>
        </w:rPr>
        <w:t>satellites and corresponding applications</w:t>
      </w:r>
      <w:r w:rsidR="00725585">
        <w:rPr>
          <w:sz w:val="18"/>
          <w:szCs w:val="18"/>
        </w:rPr>
        <w:t xml:space="preserve"> during the 1970s-1980s. </w:t>
      </w:r>
      <w:r w:rsidR="00A77FD1" w:rsidRPr="007D6827">
        <w:rPr>
          <w:sz w:val="18"/>
          <w:szCs w:val="18"/>
        </w:rPr>
        <w:t>[77-79].</w:t>
      </w:r>
    </w:p>
    <w:p w14:paraId="299B1630" w14:textId="77777777" w:rsidR="00D50B2C" w:rsidRPr="007D6827" w:rsidRDefault="00D50B2C" w:rsidP="007D6827">
      <w:pPr>
        <w:pStyle w:val="MDPI42tablebody"/>
        <w:spacing w:line="240" w:lineRule="auto"/>
        <w:ind w:left="2550"/>
        <w:jc w:val="left"/>
        <w:rPr>
          <w:sz w:val="18"/>
          <w:szCs w:val="18"/>
        </w:rPr>
      </w:pP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503"/>
        <w:gridCol w:w="3735"/>
        <w:gridCol w:w="2619"/>
      </w:tblGrid>
      <w:tr w:rsidR="00426FD1" w:rsidRPr="002B6F87" w14:paraId="3AD2F50E" w14:textId="77777777" w:rsidTr="00FE0080">
        <w:tc>
          <w:tcPr>
            <w:tcW w:w="1503" w:type="dxa"/>
            <w:tcBorders>
              <w:bottom w:val="single" w:sz="4" w:space="0" w:color="auto"/>
            </w:tcBorders>
            <w:vAlign w:val="center"/>
          </w:tcPr>
          <w:p w14:paraId="0A598D62" w14:textId="77777777" w:rsidR="00426FD1" w:rsidRPr="007F7C8C" w:rsidRDefault="00426FD1" w:rsidP="00FE0080">
            <w:pPr>
              <w:pStyle w:val="MDPI42tablebody"/>
              <w:spacing w:line="240" w:lineRule="auto"/>
              <w:rPr>
                <w:b/>
                <w:snapToGrid/>
              </w:rPr>
            </w:pPr>
            <w:commentRangeStart w:id="32"/>
            <w:r w:rsidRPr="000F21B7">
              <w:rPr>
                <w:b/>
                <w:snapToGrid/>
              </w:rPr>
              <w:t>TIR instrument</w:t>
            </w:r>
          </w:p>
        </w:tc>
        <w:tc>
          <w:tcPr>
            <w:tcW w:w="3735" w:type="dxa"/>
            <w:tcBorders>
              <w:bottom w:val="single" w:sz="4" w:space="0" w:color="auto"/>
            </w:tcBorders>
            <w:vAlign w:val="center"/>
          </w:tcPr>
          <w:p w14:paraId="28918F6B" w14:textId="77777777" w:rsidR="00426FD1" w:rsidRPr="007F7C8C" w:rsidRDefault="00426FD1" w:rsidP="00FE0080">
            <w:pPr>
              <w:pStyle w:val="MDPI42tablebody"/>
              <w:spacing w:line="240" w:lineRule="auto"/>
              <w:rPr>
                <w:b/>
                <w:snapToGrid/>
              </w:rPr>
            </w:pPr>
            <w:r w:rsidRPr="000F21B7">
              <w:rPr>
                <w:b/>
                <w:snapToGrid/>
              </w:rPr>
              <w:t>Description</w:t>
            </w:r>
            <w:commentRangeEnd w:id="32"/>
            <w:r w:rsidR="000C2E81" w:rsidRPr="007F7C8C">
              <w:rPr>
                <w:rStyle w:val="CommentReference"/>
                <w:b/>
                <w:snapToGrid/>
                <w:sz w:val="20"/>
                <w:szCs w:val="20"/>
              </w:rPr>
              <w:commentReference w:id="32"/>
            </w:r>
          </w:p>
        </w:tc>
        <w:tc>
          <w:tcPr>
            <w:tcW w:w="2619" w:type="dxa"/>
            <w:tcBorders>
              <w:bottom w:val="single" w:sz="4" w:space="0" w:color="auto"/>
            </w:tcBorders>
            <w:vAlign w:val="center"/>
          </w:tcPr>
          <w:p w14:paraId="7337B2CA" w14:textId="77777777" w:rsidR="00426FD1" w:rsidRPr="007F7C8C" w:rsidRDefault="00426FD1" w:rsidP="00FE0080">
            <w:pPr>
              <w:pStyle w:val="MDPI42tablebody"/>
              <w:spacing w:line="240" w:lineRule="auto"/>
              <w:rPr>
                <w:b/>
                <w:snapToGrid/>
              </w:rPr>
            </w:pPr>
            <w:r w:rsidRPr="000F21B7">
              <w:rPr>
                <w:b/>
                <w:snapToGrid/>
              </w:rPr>
              <w:t>Applications</w:t>
            </w:r>
          </w:p>
        </w:tc>
      </w:tr>
      <w:tr w:rsidR="00AA433F" w:rsidRPr="002B6F87" w14:paraId="7DA56E18" w14:textId="77777777" w:rsidTr="00FE0080">
        <w:tc>
          <w:tcPr>
            <w:tcW w:w="1503" w:type="dxa"/>
            <w:vAlign w:val="center"/>
          </w:tcPr>
          <w:p w14:paraId="4A0FF5B9" w14:textId="20510807" w:rsidR="00AA433F" w:rsidRPr="00F220D4" w:rsidRDefault="00AA433F" w:rsidP="00AA433F">
            <w:pPr>
              <w:pStyle w:val="MDPI42tablebody"/>
              <w:spacing w:line="240" w:lineRule="auto"/>
              <w:jc w:val="left"/>
            </w:pPr>
            <w:r w:rsidRPr="00AA433F">
              <w:t>AVHRR</w:t>
            </w:r>
          </w:p>
        </w:tc>
        <w:tc>
          <w:tcPr>
            <w:tcW w:w="3735" w:type="dxa"/>
            <w:vAlign w:val="center"/>
          </w:tcPr>
          <w:p w14:paraId="25136DFB"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 xml:space="preserve">NOAA-6, 8, 10, </w:t>
            </w:r>
            <w:r w:rsidRPr="00430128">
              <w:rPr>
                <w:rFonts w:eastAsia="Times New Roman"/>
                <w:snapToGrid w:val="0"/>
                <w:highlight w:val="yellow"/>
                <w:lang w:eastAsia="de-DE" w:bidi="en-US"/>
              </w:rPr>
              <w:t>TIROS</w:t>
            </w:r>
            <w:r w:rsidRPr="00AA433F">
              <w:rPr>
                <w:rFonts w:eastAsia="Times New Roman"/>
                <w:snapToGrid w:val="0"/>
                <w:lang w:eastAsia="de-DE" w:bidi="en-US"/>
              </w:rPr>
              <w:t>-N, which began launching in 1983.</w:t>
            </w:r>
          </w:p>
          <w:p w14:paraId="756EFA11"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4 channels, one TIR band</w:t>
            </w:r>
          </w:p>
          <w:p w14:paraId="3D7C4DBF"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 xml:space="preserve">Wavelength range of 10.5 to 11.5 µm </w:t>
            </w:r>
          </w:p>
          <w:p w14:paraId="38DDF855" w14:textId="64BF5DB2" w:rsidR="00AA433F" w:rsidRPr="00F220D4" w:rsidRDefault="00AA433F" w:rsidP="00AA433F">
            <w:pPr>
              <w:pStyle w:val="MDPI42tablebody"/>
              <w:spacing w:line="240" w:lineRule="auto"/>
              <w:jc w:val="left"/>
            </w:pPr>
            <w:r w:rsidRPr="00AA433F">
              <w:t>Spatial resolution of 1.1 km.</w:t>
            </w:r>
          </w:p>
        </w:tc>
        <w:tc>
          <w:tcPr>
            <w:tcW w:w="2619" w:type="dxa"/>
            <w:vAlign w:val="center"/>
          </w:tcPr>
          <w:p w14:paraId="1B62B860" w14:textId="77777777" w:rsidR="00AA433F" w:rsidRPr="00AA433F" w:rsidRDefault="00AA433F" w:rsidP="00AA433F">
            <w:pPr>
              <w:spacing w:line="240" w:lineRule="auto"/>
              <w:ind w:left="65"/>
              <w:jc w:val="left"/>
              <w:rPr>
                <w:rFonts w:eastAsia="Times New Roman"/>
                <w:snapToGrid w:val="0"/>
                <w:lang w:eastAsia="de-DE" w:bidi="en-US"/>
              </w:rPr>
            </w:pPr>
            <w:commentRangeStart w:id="33"/>
            <w:r w:rsidRPr="00AA433F">
              <w:rPr>
                <w:rFonts w:eastAsia="Times New Roman"/>
                <w:snapToGrid w:val="0"/>
                <w:lang w:eastAsia="de-DE" w:bidi="en-US"/>
              </w:rPr>
              <w:t>Cloud cover</w:t>
            </w:r>
          </w:p>
          <w:p w14:paraId="3547EF2D" w14:textId="77777777" w:rsidR="00AA433F" w:rsidRPr="00AA433F" w:rsidRDefault="00AA433F" w:rsidP="00AA433F">
            <w:pPr>
              <w:spacing w:line="240" w:lineRule="auto"/>
              <w:ind w:left="65"/>
              <w:jc w:val="left"/>
              <w:rPr>
                <w:rFonts w:eastAsia="Times New Roman"/>
                <w:snapToGrid w:val="0"/>
                <w:lang w:eastAsia="de-DE" w:bidi="en-US"/>
              </w:rPr>
            </w:pPr>
            <w:r w:rsidRPr="00AA433F">
              <w:rPr>
                <w:rFonts w:eastAsia="Times New Roman"/>
                <w:snapToGrid w:val="0"/>
                <w:lang w:eastAsia="de-DE" w:bidi="en-US"/>
              </w:rPr>
              <w:t>Cloud type</w:t>
            </w:r>
            <w:commentRangeEnd w:id="33"/>
            <w:r w:rsidR="000C2E81" w:rsidRPr="00AA433F">
              <w:rPr>
                <w:rStyle w:val="CommentReference"/>
                <w:rFonts w:eastAsia="Times New Roman"/>
                <w:snapToGrid w:val="0"/>
                <w:sz w:val="20"/>
                <w:szCs w:val="20"/>
                <w:lang w:eastAsia="de-DE" w:bidi="en-US"/>
              </w:rPr>
              <w:commentReference w:id="33"/>
            </w:r>
          </w:p>
          <w:p w14:paraId="23AF62F2" w14:textId="77777777" w:rsidR="00AA433F" w:rsidRPr="00AA433F" w:rsidRDefault="00AA433F" w:rsidP="00AA433F">
            <w:pPr>
              <w:spacing w:line="240" w:lineRule="auto"/>
              <w:ind w:left="65"/>
              <w:jc w:val="left"/>
              <w:rPr>
                <w:rFonts w:eastAsia="Times New Roman"/>
                <w:snapToGrid w:val="0"/>
                <w:lang w:eastAsia="de-DE" w:bidi="en-US"/>
              </w:rPr>
            </w:pPr>
            <w:r w:rsidRPr="00AA433F">
              <w:rPr>
                <w:rFonts w:eastAsia="Times New Roman"/>
                <w:snapToGrid w:val="0"/>
                <w:lang w:eastAsia="de-DE" w:bidi="en-US"/>
              </w:rPr>
              <w:t>Fire radiative power</w:t>
            </w:r>
          </w:p>
          <w:p w14:paraId="1A73B056" w14:textId="77777777" w:rsidR="00AA433F" w:rsidRPr="00AA433F" w:rsidRDefault="00AA433F" w:rsidP="00AA433F">
            <w:pPr>
              <w:spacing w:line="240" w:lineRule="auto"/>
              <w:ind w:left="65"/>
              <w:jc w:val="left"/>
              <w:rPr>
                <w:rFonts w:eastAsia="Times New Roman"/>
                <w:snapToGrid w:val="0"/>
                <w:lang w:eastAsia="de-DE" w:bidi="en-US"/>
              </w:rPr>
            </w:pPr>
            <w:r w:rsidRPr="00AA433F">
              <w:rPr>
                <w:rFonts w:eastAsia="Times New Roman"/>
                <w:snapToGrid w:val="0"/>
                <w:lang w:eastAsia="de-DE" w:bidi="en-US"/>
              </w:rPr>
              <w:t>Land surface temperature</w:t>
            </w:r>
          </w:p>
          <w:p w14:paraId="6340A596" w14:textId="77777777" w:rsidR="00AA433F" w:rsidRPr="00AA433F" w:rsidRDefault="00AA433F" w:rsidP="00AA433F">
            <w:pPr>
              <w:spacing w:line="240" w:lineRule="auto"/>
              <w:ind w:left="65"/>
              <w:jc w:val="left"/>
              <w:rPr>
                <w:rFonts w:eastAsia="Times New Roman"/>
                <w:snapToGrid w:val="0"/>
                <w:lang w:eastAsia="de-DE" w:bidi="en-US"/>
              </w:rPr>
            </w:pPr>
            <w:r w:rsidRPr="00AA433F">
              <w:rPr>
                <w:rFonts w:eastAsia="Times New Roman"/>
                <w:snapToGrid w:val="0"/>
                <w:lang w:eastAsia="de-DE" w:bidi="en-US"/>
              </w:rPr>
              <w:t>Fire temperature</w:t>
            </w:r>
            <w:r w:rsidRPr="00AA433F">
              <w:rPr>
                <w:rFonts w:eastAsia="Times New Roman"/>
                <w:snapToGrid w:val="0"/>
                <w:lang w:eastAsia="de-DE" w:bidi="en-US"/>
              </w:rPr>
              <w:tab/>
            </w:r>
          </w:p>
          <w:p w14:paraId="421D5D3C" w14:textId="77777777" w:rsidR="00AA433F" w:rsidRPr="00AA433F" w:rsidRDefault="00AA433F" w:rsidP="00AA433F">
            <w:pPr>
              <w:spacing w:line="240" w:lineRule="auto"/>
              <w:ind w:left="65"/>
              <w:jc w:val="left"/>
              <w:rPr>
                <w:rFonts w:eastAsia="Times New Roman"/>
                <w:snapToGrid w:val="0"/>
                <w:lang w:eastAsia="de-DE" w:bidi="en-US"/>
              </w:rPr>
            </w:pPr>
            <w:r w:rsidRPr="00AA433F">
              <w:rPr>
                <w:rFonts w:eastAsia="Times New Roman"/>
                <w:snapToGrid w:val="0"/>
                <w:lang w:eastAsia="de-DE" w:bidi="en-US"/>
              </w:rPr>
              <w:t>Sea surface temperature</w:t>
            </w:r>
          </w:p>
          <w:p w14:paraId="2BB8F36C" w14:textId="52099B5F" w:rsidR="00AA433F" w:rsidRDefault="00AA433F" w:rsidP="00AA433F">
            <w:pPr>
              <w:pStyle w:val="MDPI42tablebody"/>
              <w:spacing w:line="240" w:lineRule="auto"/>
              <w:jc w:val="left"/>
            </w:pPr>
            <w:r w:rsidRPr="00AA433F">
              <w:t>Wind (horizontal)</w:t>
            </w:r>
          </w:p>
          <w:p w14:paraId="66EF192B" w14:textId="27881C78" w:rsidR="00AA433F" w:rsidRPr="000F21B7" w:rsidRDefault="00AA433F" w:rsidP="00AA433F">
            <w:pPr>
              <w:pStyle w:val="MDPI42tablebody"/>
              <w:spacing w:line="240" w:lineRule="auto"/>
              <w:jc w:val="left"/>
            </w:pPr>
            <w:r w:rsidRPr="00AA433F">
              <w:tab/>
            </w:r>
          </w:p>
        </w:tc>
      </w:tr>
      <w:tr w:rsidR="00AA433F" w:rsidRPr="002B6F87" w14:paraId="1D49F602" w14:textId="77777777" w:rsidTr="00FE0080">
        <w:tc>
          <w:tcPr>
            <w:tcW w:w="1503" w:type="dxa"/>
            <w:vAlign w:val="center"/>
          </w:tcPr>
          <w:p w14:paraId="4E7D8900" w14:textId="6FE278B1"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AVHRR/2</w:t>
            </w:r>
          </w:p>
        </w:tc>
        <w:tc>
          <w:tcPr>
            <w:tcW w:w="3735" w:type="dxa"/>
            <w:vAlign w:val="center"/>
          </w:tcPr>
          <w:p w14:paraId="68245F7D"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NOAA-7, 9, 11,12, 13, 14.</w:t>
            </w:r>
          </w:p>
          <w:p w14:paraId="567038FE"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5 channels, two TIR bands</w:t>
            </w:r>
          </w:p>
          <w:p w14:paraId="2A474868"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 xml:space="preserve">10.3 - 11.3 µm </w:t>
            </w:r>
          </w:p>
          <w:p w14:paraId="0BB19959"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11.5 - 12.5 µm</w:t>
            </w:r>
          </w:p>
          <w:p w14:paraId="4E40A631" w14:textId="37549D76"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Spatial resolution of 1.1 km.</w:t>
            </w:r>
          </w:p>
        </w:tc>
        <w:tc>
          <w:tcPr>
            <w:tcW w:w="2619" w:type="dxa"/>
            <w:vAlign w:val="center"/>
          </w:tcPr>
          <w:p w14:paraId="44297F33" w14:textId="77777777" w:rsidR="00AA433F" w:rsidRPr="00AA433F" w:rsidRDefault="00AA433F" w:rsidP="00AA433F">
            <w:pPr>
              <w:spacing w:line="240" w:lineRule="auto"/>
              <w:jc w:val="left"/>
              <w:rPr>
                <w:rFonts w:eastAsia="Times New Roman"/>
                <w:snapToGrid w:val="0"/>
                <w:lang w:eastAsia="de-DE" w:bidi="en-US"/>
              </w:rPr>
            </w:pPr>
            <w:commentRangeStart w:id="34"/>
            <w:r w:rsidRPr="00AA433F">
              <w:rPr>
                <w:rFonts w:eastAsia="Times New Roman"/>
                <w:snapToGrid w:val="0"/>
                <w:lang w:eastAsia="de-DE" w:bidi="en-US"/>
              </w:rPr>
              <w:t>Cloud cover</w:t>
            </w:r>
          </w:p>
          <w:p w14:paraId="07019E5F"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Cloud type</w:t>
            </w:r>
          </w:p>
          <w:p w14:paraId="642569FE"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Fire radiative power</w:t>
            </w:r>
          </w:p>
          <w:p w14:paraId="0A601A0E"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Land surface temperature</w:t>
            </w:r>
          </w:p>
          <w:p w14:paraId="23D44A54"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Fire temperature</w:t>
            </w:r>
            <w:r w:rsidRPr="00AA433F">
              <w:rPr>
                <w:rFonts w:eastAsia="Times New Roman"/>
                <w:snapToGrid w:val="0"/>
                <w:lang w:eastAsia="de-DE" w:bidi="en-US"/>
              </w:rPr>
              <w:tab/>
            </w:r>
          </w:p>
          <w:p w14:paraId="223437AF"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Sea surface temperature</w:t>
            </w:r>
          </w:p>
          <w:p w14:paraId="4848ECC5"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Wind (horizontal)</w:t>
            </w:r>
          </w:p>
          <w:p w14:paraId="30B02440"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Integrated Water Vapour (IWV)</w:t>
            </w:r>
          </w:p>
          <w:p w14:paraId="7BDE4BAA" w14:textId="77777777" w:rsidR="00AA433F" w:rsidRDefault="00AA433F" w:rsidP="00293D8E">
            <w:pPr>
              <w:spacing w:line="240" w:lineRule="auto"/>
              <w:jc w:val="left"/>
              <w:rPr>
                <w:rFonts w:eastAsia="Times New Roman"/>
                <w:snapToGrid w:val="0"/>
                <w:lang w:eastAsia="de-DE" w:bidi="en-US"/>
              </w:rPr>
            </w:pPr>
            <w:r w:rsidRPr="00AA433F">
              <w:rPr>
                <w:rFonts w:eastAsia="Times New Roman"/>
                <w:snapToGrid w:val="0"/>
                <w:lang w:eastAsia="de-DE" w:bidi="en-US"/>
              </w:rPr>
              <w:t>Soil moisture at surface</w:t>
            </w:r>
            <w:commentRangeEnd w:id="34"/>
            <w:r w:rsidR="000C2E81">
              <w:rPr>
                <w:rStyle w:val="CommentReference"/>
                <w:rFonts w:eastAsia="Times New Roman"/>
                <w:snapToGrid w:val="0"/>
                <w:sz w:val="20"/>
                <w:szCs w:val="20"/>
                <w:lang w:eastAsia="de-DE" w:bidi="en-US"/>
              </w:rPr>
              <w:commentReference w:id="34"/>
            </w:r>
          </w:p>
          <w:p w14:paraId="3AAD16A1" w14:textId="3D729A54" w:rsidR="00293D8E" w:rsidRPr="00AA433F" w:rsidRDefault="00293D8E" w:rsidP="00293D8E">
            <w:pPr>
              <w:spacing w:line="240" w:lineRule="auto"/>
              <w:jc w:val="left"/>
              <w:rPr>
                <w:rFonts w:eastAsia="Times New Roman"/>
                <w:snapToGrid w:val="0"/>
                <w:lang w:eastAsia="de-DE" w:bidi="en-US"/>
              </w:rPr>
            </w:pPr>
          </w:p>
        </w:tc>
      </w:tr>
      <w:tr w:rsidR="00AA433F" w:rsidRPr="002B6F87" w14:paraId="49A6EC8B" w14:textId="77777777" w:rsidTr="00FE0080">
        <w:tc>
          <w:tcPr>
            <w:tcW w:w="1503" w:type="dxa"/>
            <w:vAlign w:val="center"/>
          </w:tcPr>
          <w:p w14:paraId="396F6433" w14:textId="425FF295"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lastRenderedPageBreak/>
              <w:t>VIRR</w:t>
            </w:r>
          </w:p>
        </w:tc>
        <w:tc>
          <w:tcPr>
            <w:tcW w:w="3735" w:type="dxa"/>
            <w:vAlign w:val="center"/>
          </w:tcPr>
          <w:p w14:paraId="2E44F22F" w14:textId="03142C6D" w:rsidR="00AA433F" w:rsidRPr="00AA433F" w:rsidRDefault="00191882" w:rsidP="00AA433F">
            <w:pPr>
              <w:spacing w:line="240" w:lineRule="auto"/>
              <w:jc w:val="left"/>
              <w:rPr>
                <w:rFonts w:eastAsia="Times New Roman"/>
                <w:snapToGrid w:val="0"/>
                <w:lang w:eastAsia="de-DE" w:bidi="en-US"/>
              </w:rPr>
            </w:pPr>
            <w:r>
              <w:rPr>
                <w:rFonts w:eastAsia="Times New Roman"/>
                <w:snapToGrid w:val="0"/>
                <w:lang w:eastAsia="de-DE" w:bidi="en-US"/>
              </w:rPr>
              <w:t>Flown o</w:t>
            </w:r>
            <w:r w:rsidR="00AA433F" w:rsidRPr="00AA433F">
              <w:rPr>
                <w:rFonts w:eastAsia="Times New Roman"/>
                <w:snapToGrid w:val="0"/>
                <w:lang w:eastAsia="de-DE" w:bidi="en-US"/>
              </w:rPr>
              <w:t xml:space="preserve">nboard </w:t>
            </w:r>
            <w:commentRangeStart w:id="35"/>
            <w:r w:rsidR="00AA433F" w:rsidRPr="00AA433F">
              <w:rPr>
                <w:rFonts w:eastAsia="Times New Roman"/>
                <w:snapToGrid w:val="0"/>
                <w:lang w:eastAsia="de-DE" w:bidi="en-US"/>
              </w:rPr>
              <w:t>Seasat</w:t>
            </w:r>
            <w:commentRangeEnd w:id="35"/>
            <w:r w:rsidR="000C2E81" w:rsidRPr="00AA433F">
              <w:rPr>
                <w:rStyle w:val="CommentReference"/>
                <w:rFonts w:eastAsia="Times New Roman"/>
                <w:snapToGrid w:val="0"/>
                <w:sz w:val="20"/>
                <w:szCs w:val="20"/>
                <w:lang w:eastAsia="de-DE" w:bidi="en-US"/>
              </w:rPr>
              <w:commentReference w:id="35"/>
            </w:r>
          </w:p>
          <w:p w14:paraId="260BC5EC" w14:textId="51B887C2"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Two-channel</w:t>
            </w:r>
            <w:ins w:id="36" w:author="Geoffrey Hay" w:date="2025-12-29T17:30:00Z" w16du:dateUtc="2025-12-30T00:30:00Z">
              <w:r w:rsidR="00191882">
                <w:rPr>
                  <w:rFonts w:eastAsia="Times New Roman"/>
                  <w:snapToGrid w:val="0"/>
                  <w:lang w:eastAsia="de-DE" w:bidi="en-US"/>
                </w:rPr>
                <w:t>s</w:t>
              </w:r>
            </w:ins>
            <w:r w:rsidRPr="00AA433F">
              <w:rPr>
                <w:rFonts w:eastAsia="Times New Roman"/>
                <w:snapToGrid w:val="0"/>
                <w:lang w:eastAsia="de-DE" w:bidi="en-US"/>
              </w:rPr>
              <w:t>, one TIR band</w:t>
            </w:r>
            <w:del w:id="37" w:author="Geoffrey Hay" w:date="2025-12-29T17:30:00Z" w16du:dateUtc="2025-12-30T00:30:00Z">
              <w:r w:rsidRPr="00AA433F" w:rsidDel="00191882">
                <w:rPr>
                  <w:rFonts w:eastAsia="Times New Roman"/>
                  <w:snapToGrid w:val="0"/>
                  <w:lang w:eastAsia="de-DE" w:bidi="en-US"/>
                </w:rPr>
                <w:delText>;</w:delText>
              </w:r>
            </w:del>
            <w:r w:rsidRPr="00AA433F">
              <w:rPr>
                <w:rFonts w:eastAsia="Times New Roman"/>
                <w:snapToGrid w:val="0"/>
                <w:lang w:eastAsia="de-DE" w:bidi="en-US"/>
              </w:rPr>
              <w:t xml:space="preserve"> </w:t>
            </w:r>
            <w:ins w:id="38" w:author="Geoffrey Hay" w:date="2025-12-29T17:30:00Z" w16du:dateUtc="2025-12-30T00:30:00Z">
              <w:r w:rsidR="00191882">
                <w:rPr>
                  <w:rFonts w:eastAsia="Times New Roman"/>
                  <w:snapToGrid w:val="0"/>
                  <w:lang w:eastAsia="de-DE" w:bidi="en-US"/>
                </w:rPr>
                <w:br/>
              </w:r>
            </w:ins>
            <w:r w:rsidRPr="00AA433F">
              <w:rPr>
                <w:rFonts w:eastAsia="Times New Roman"/>
                <w:snapToGrid w:val="0"/>
                <w:lang w:eastAsia="de-DE" w:bidi="en-US"/>
              </w:rPr>
              <w:t>10.5-12.5 µm</w:t>
            </w:r>
          </w:p>
          <w:p w14:paraId="0163B838" w14:textId="2CB4C833"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Spatial resolution 2.3 km</w:t>
            </w:r>
          </w:p>
        </w:tc>
        <w:tc>
          <w:tcPr>
            <w:tcW w:w="2619" w:type="dxa"/>
            <w:vAlign w:val="center"/>
          </w:tcPr>
          <w:p w14:paraId="45277DD7" w14:textId="77777777" w:rsidR="00AA433F" w:rsidRPr="00AA433F" w:rsidRDefault="00AA433F" w:rsidP="00AA433F">
            <w:pPr>
              <w:spacing w:line="240" w:lineRule="auto"/>
              <w:jc w:val="left"/>
              <w:rPr>
                <w:rFonts w:eastAsia="Times New Roman"/>
                <w:snapToGrid w:val="0"/>
                <w:lang w:eastAsia="de-DE" w:bidi="en-US"/>
              </w:rPr>
            </w:pPr>
            <w:r>
              <w:fldChar w:fldCharType="begin"/>
            </w:r>
            <w:r>
              <w:instrText>HYPERLINK "https://tools.wmo.int/gapanalyses?variable=27"</w:instrText>
            </w:r>
            <w:r>
              <w:fldChar w:fldCharType="separate"/>
            </w:r>
            <w:r w:rsidRPr="00191882">
              <w:rPr>
                <w:rFonts w:eastAsia="Times New Roman"/>
                <w:snapToGrid w:val="0"/>
                <w:highlight w:val="yellow"/>
                <w:lang w:eastAsia="de-DE" w:bidi="en-US"/>
                <w:rPrChange w:id="39" w:author="Geoffrey Hay" w:date="2025-12-29T17:34:00Z" w16du:dateUtc="2025-12-30T00:34:00Z">
                  <w:rPr>
                    <w:rFonts w:eastAsia="Times New Roman"/>
                    <w:snapToGrid w:val="0"/>
                    <w:lang w:eastAsia="de-DE" w:bidi="en-US"/>
                  </w:rPr>
                </w:rPrChange>
              </w:rPr>
              <w:t>Cloud</w:t>
            </w:r>
            <w:r w:rsidRPr="00AA433F">
              <w:rPr>
                <w:rFonts w:eastAsia="Times New Roman"/>
                <w:snapToGrid w:val="0"/>
                <w:lang w:eastAsia="de-DE" w:bidi="en-US"/>
              </w:rPr>
              <w:t xml:space="preserve"> cover</w:t>
            </w:r>
            <w:r>
              <w:fldChar w:fldCharType="end"/>
            </w:r>
          </w:p>
          <w:p w14:paraId="17136D76"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Fire fractional cover</w:t>
            </w:r>
          </w:p>
          <w:p w14:paraId="5F5AFEDD"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Soil moisture at surface</w:t>
            </w:r>
          </w:p>
          <w:p w14:paraId="40F04A90"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Fire temperature</w:t>
            </w:r>
          </w:p>
          <w:p w14:paraId="5D694DD4" w14:textId="77777777" w:rsidR="00AA433F" w:rsidRPr="00AA433F" w:rsidRDefault="00AA433F" w:rsidP="00AA433F">
            <w:pPr>
              <w:spacing w:line="240" w:lineRule="auto"/>
              <w:jc w:val="left"/>
              <w:rPr>
                <w:rFonts w:eastAsia="Times New Roman"/>
                <w:snapToGrid w:val="0"/>
                <w:lang w:eastAsia="de-DE" w:bidi="en-US"/>
              </w:rPr>
            </w:pPr>
            <w:r>
              <w:fldChar w:fldCharType="begin"/>
            </w:r>
            <w:r>
              <w:instrText>HYPERLINK "https://tools.wmo.int/gapanalyses?variable=36"</w:instrText>
            </w:r>
            <w:r>
              <w:fldChar w:fldCharType="separate"/>
            </w:r>
            <w:r w:rsidRPr="00191882">
              <w:rPr>
                <w:rFonts w:eastAsia="Times New Roman"/>
                <w:snapToGrid w:val="0"/>
                <w:highlight w:val="yellow"/>
                <w:lang w:eastAsia="de-DE" w:bidi="en-US"/>
                <w:rPrChange w:id="40" w:author="Geoffrey Hay" w:date="2025-12-29T17:34:00Z" w16du:dateUtc="2025-12-30T00:34:00Z">
                  <w:rPr>
                    <w:rFonts w:eastAsia="Times New Roman"/>
                    <w:snapToGrid w:val="0"/>
                    <w:lang w:eastAsia="de-DE" w:bidi="en-US"/>
                  </w:rPr>
                </w:rPrChange>
              </w:rPr>
              <w:t>Cloud</w:t>
            </w:r>
            <w:r w:rsidRPr="00AA433F">
              <w:rPr>
                <w:rFonts w:eastAsia="Times New Roman"/>
                <w:snapToGrid w:val="0"/>
                <w:lang w:eastAsia="de-DE" w:bidi="en-US"/>
              </w:rPr>
              <w:t xml:space="preserve"> top temperature</w:t>
            </w:r>
            <w:r>
              <w:fldChar w:fldCharType="end"/>
            </w:r>
          </w:p>
          <w:p w14:paraId="2BDB9DDA"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Sea-ice cover</w:t>
            </w:r>
          </w:p>
          <w:p w14:paraId="03D2D0F5" w14:textId="234373E3" w:rsidR="00AA433F" w:rsidRPr="00AA433F" w:rsidRDefault="00AA433F" w:rsidP="00AA433F">
            <w:pPr>
              <w:spacing w:line="240" w:lineRule="auto"/>
              <w:jc w:val="left"/>
              <w:rPr>
                <w:rFonts w:eastAsia="Times New Roman"/>
                <w:snapToGrid w:val="0"/>
                <w:lang w:eastAsia="de-DE" w:bidi="en-US"/>
              </w:rPr>
            </w:pPr>
            <w:hyperlink r:id="rId18" w:history="1">
              <w:r w:rsidRPr="00AA433F">
                <w:rPr>
                  <w:rFonts w:eastAsia="Times New Roman"/>
                  <w:snapToGrid w:val="0"/>
                  <w:lang w:eastAsia="de-DE" w:bidi="en-US"/>
                </w:rPr>
                <w:t>Sea surface temperature</w:t>
              </w:r>
            </w:hyperlink>
          </w:p>
        </w:tc>
      </w:tr>
      <w:tr w:rsidR="00AA433F" w:rsidRPr="002B6F87" w14:paraId="530B0ACC" w14:textId="77777777" w:rsidTr="00FE0080">
        <w:tc>
          <w:tcPr>
            <w:tcW w:w="1503" w:type="dxa"/>
            <w:vAlign w:val="center"/>
          </w:tcPr>
          <w:p w14:paraId="23CD6A69" w14:textId="13CC2C04"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ETM+</w:t>
            </w:r>
          </w:p>
        </w:tc>
        <w:tc>
          <w:tcPr>
            <w:tcW w:w="3735" w:type="dxa"/>
            <w:vAlign w:val="center"/>
          </w:tcPr>
          <w:p w14:paraId="03FAE56E"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Landsat-7 (</w:t>
            </w:r>
            <w:commentRangeStart w:id="41"/>
            <w:r w:rsidRPr="00756630">
              <w:rPr>
                <w:rFonts w:eastAsia="Times New Roman"/>
                <w:snapToGrid w:val="0"/>
                <w:highlight w:val="yellow"/>
                <w:lang w:eastAsia="de-DE" w:bidi="en-US"/>
                <w:rPrChange w:id="42" w:author="Geoffrey Hay" w:date="2025-12-29T17:49:00Z" w16du:dateUtc="2025-12-30T00:49:00Z">
                  <w:rPr>
                    <w:rFonts w:eastAsia="Times New Roman"/>
                    <w:snapToGrid w:val="0"/>
                    <w:lang w:eastAsia="de-DE" w:bidi="en-US"/>
                  </w:rPr>
                </w:rPrChange>
              </w:rPr>
              <w:t>1999</w:t>
            </w:r>
            <w:commentRangeEnd w:id="41"/>
            <w:r w:rsidR="000C2E81" w:rsidRPr="00AA433F">
              <w:rPr>
                <w:rStyle w:val="CommentReference"/>
                <w:rFonts w:eastAsia="Times New Roman"/>
                <w:snapToGrid w:val="0"/>
                <w:sz w:val="20"/>
                <w:szCs w:val="20"/>
                <w:lang w:eastAsia="de-DE" w:bidi="en-US"/>
              </w:rPr>
              <w:commentReference w:id="41"/>
            </w:r>
            <w:r w:rsidRPr="00AA433F">
              <w:rPr>
                <w:rFonts w:eastAsia="Times New Roman"/>
                <w:snapToGrid w:val="0"/>
                <w:lang w:eastAsia="de-DE" w:bidi="en-US"/>
              </w:rPr>
              <w:t>)</w:t>
            </w:r>
          </w:p>
          <w:p w14:paraId="4B4062D6"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8 channels, one in TIR</w:t>
            </w:r>
          </w:p>
          <w:p w14:paraId="001C763A"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10.4-12.5 µm</w:t>
            </w:r>
          </w:p>
          <w:p w14:paraId="5EF03150"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60 m (TIR) spatial resolution</w:t>
            </w:r>
          </w:p>
          <w:p w14:paraId="3471CF7C" w14:textId="3FA0A447" w:rsidR="00AA433F" w:rsidRPr="00AA433F" w:rsidRDefault="00AA433F" w:rsidP="00AA433F">
            <w:pPr>
              <w:spacing w:line="240" w:lineRule="auto"/>
              <w:jc w:val="left"/>
              <w:rPr>
                <w:rFonts w:eastAsia="Times New Roman"/>
                <w:snapToGrid w:val="0"/>
                <w:lang w:eastAsia="de-DE" w:bidi="en-US"/>
              </w:rPr>
            </w:pPr>
            <w:commentRangeStart w:id="43"/>
            <w:r w:rsidRPr="00AA433F">
              <w:rPr>
                <w:rFonts w:eastAsia="Times New Roman"/>
                <w:snapToGrid w:val="0"/>
                <w:lang w:eastAsia="de-DE" w:bidi="en-US"/>
              </w:rPr>
              <w:t xml:space="preserve">16 days revisit </w:t>
            </w:r>
            <w:commentRangeEnd w:id="43"/>
            <w:r w:rsidR="000C2E81" w:rsidRPr="00AA433F">
              <w:rPr>
                <w:rStyle w:val="CommentReference"/>
                <w:rFonts w:eastAsia="Times New Roman"/>
                <w:snapToGrid w:val="0"/>
                <w:sz w:val="20"/>
                <w:szCs w:val="20"/>
                <w:lang w:eastAsia="de-DE" w:bidi="en-US"/>
              </w:rPr>
              <w:commentReference w:id="43"/>
            </w:r>
            <w:r w:rsidRPr="00AA433F">
              <w:rPr>
                <w:rFonts w:eastAsia="Times New Roman"/>
                <w:snapToGrid w:val="0"/>
                <w:lang w:eastAsia="de-DE" w:bidi="en-US"/>
              </w:rPr>
              <w:t>time for each, 8 days if consider both at the same time</w:t>
            </w:r>
          </w:p>
        </w:tc>
        <w:tc>
          <w:tcPr>
            <w:tcW w:w="2619" w:type="dxa"/>
            <w:vAlign w:val="center"/>
          </w:tcPr>
          <w:p w14:paraId="59D7C0DE" w14:textId="77777777" w:rsidR="00AA433F" w:rsidRPr="00AA433F" w:rsidRDefault="00AA433F" w:rsidP="00AA433F">
            <w:pPr>
              <w:spacing w:line="240" w:lineRule="auto"/>
              <w:jc w:val="left"/>
              <w:rPr>
                <w:rFonts w:eastAsia="Times New Roman"/>
                <w:snapToGrid w:val="0"/>
                <w:lang w:eastAsia="de-DE" w:bidi="en-US"/>
              </w:rPr>
            </w:pPr>
            <w:commentRangeStart w:id="44"/>
            <w:r w:rsidRPr="000B3DFB">
              <w:rPr>
                <w:rFonts w:eastAsia="Times New Roman"/>
                <w:snapToGrid w:val="0"/>
                <w:highlight w:val="yellow"/>
                <w:lang w:eastAsia="de-DE" w:bidi="en-US"/>
                <w:rPrChange w:id="45" w:author="Geoffrey Hay" w:date="2025-12-29T17:45:00Z" w16du:dateUtc="2025-12-30T00:45:00Z">
                  <w:rPr>
                    <w:rFonts w:eastAsia="Times New Roman"/>
                    <w:snapToGrid w:val="0"/>
                    <w:lang w:eastAsia="de-DE" w:bidi="en-US"/>
                  </w:rPr>
                </w:rPrChange>
              </w:rPr>
              <w:t>Fire</w:t>
            </w:r>
            <w:r w:rsidRPr="00AA433F">
              <w:rPr>
                <w:rFonts w:eastAsia="Times New Roman"/>
                <w:snapToGrid w:val="0"/>
                <w:lang w:eastAsia="de-DE" w:bidi="en-US"/>
              </w:rPr>
              <w:t xml:space="preserve"> </w:t>
            </w:r>
            <w:commentRangeEnd w:id="44"/>
            <w:r w:rsidR="000C2E81" w:rsidRPr="00AA433F">
              <w:rPr>
                <w:rStyle w:val="CommentReference"/>
                <w:rFonts w:eastAsia="Times New Roman"/>
                <w:snapToGrid w:val="0"/>
                <w:sz w:val="20"/>
                <w:szCs w:val="20"/>
                <w:lang w:eastAsia="de-DE" w:bidi="en-US"/>
              </w:rPr>
              <w:commentReference w:id="44"/>
            </w:r>
            <w:r w:rsidRPr="00AA433F">
              <w:rPr>
                <w:rFonts w:eastAsia="Times New Roman"/>
                <w:snapToGrid w:val="0"/>
                <w:lang w:eastAsia="de-DE" w:bidi="en-US"/>
              </w:rPr>
              <w:t>fractional cover</w:t>
            </w:r>
          </w:p>
          <w:p w14:paraId="450EE322" w14:textId="77777777"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Cloud top temperature</w:t>
            </w:r>
          </w:p>
          <w:p w14:paraId="672C6B10" w14:textId="77777777" w:rsidR="00AA433F" w:rsidRPr="00AA433F" w:rsidRDefault="00AA433F" w:rsidP="00AA433F">
            <w:pPr>
              <w:spacing w:line="240" w:lineRule="auto"/>
              <w:jc w:val="left"/>
              <w:rPr>
                <w:rFonts w:eastAsia="Times New Roman"/>
                <w:snapToGrid w:val="0"/>
                <w:lang w:eastAsia="de-DE" w:bidi="en-US"/>
              </w:rPr>
            </w:pPr>
            <w:r w:rsidRPr="000B3DFB">
              <w:rPr>
                <w:rFonts w:eastAsia="Times New Roman"/>
                <w:snapToGrid w:val="0"/>
                <w:highlight w:val="yellow"/>
                <w:lang w:eastAsia="de-DE" w:bidi="en-US"/>
                <w:rPrChange w:id="46" w:author="Geoffrey Hay" w:date="2025-12-29T17:45:00Z" w16du:dateUtc="2025-12-30T00:45:00Z">
                  <w:rPr>
                    <w:rFonts w:eastAsia="Times New Roman"/>
                    <w:snapToGrid w:val="0"/>
                    <w:lang w:eastAsia="de-DE" w:bidi="en-US"/>
                  </w:rPr>
                </w:rPrChange>
              </w:rPr>
              <w:t>Fire</w:t>
            </w:r>
            <w:r w:rsidRPr="00AA433F">
              <w:rPr>
                <w:rFonts w:eastAsia="Times New Roman"/>
                <w:snapToGrid w:val="0"/>
                <w:lang w:eastAsia="de-DE" w:bidi="en-US"/>
              </w:rPr>
              <w:t xml:space="preserve"> radiative power</w:t>
            </w:r>
          </w:p>
          <w:p w14:paraId="2E142B3E" w14:textId="77777777" w:rsidR="00AA433F" w:rsidRPr="00AA433F" w:rsidRDefault="00AA433F" w:rsidP="00AA433F">
            <w:pPr>
              <w:spacing w:line="240" w:lineRule="auto"/>
              <w:jc w:val="left"/>
              <w:rPr>
                <w:rFonts w:eastAsia="Times New Roman"/>
                <w:snapToGrid w:val="0"/>
                <w:lang w:eastAsia="de-DE" w:bidi="en-US"/>
              </w:rPr>
            </w:pPr>
            <w:r w:rsidRPr="000B3DFB">
              <w:rPr>
                <w:rFonts w:eastAsia="Times New Roman"/>
                <w:snapToGrid w:val="0"/>
                <w:highlight w:val="yellow"/>
                <w:lang w:eastAsia="de-DE" w:bidi="en-US"/>
                <w:rPrChange w:id="47" w:author="Geoffrey Hay" w:date="2025-12-29T17:45:00Z" w16du:dateUtc="2025-12-30T00:45:00Z">
                  <w:rPr>
                    <w:rFonts w:eastAsia="Times New Roman"/>
                    <w:snapToGrid w:val="0"/>
                    <w:lang w:eastAsia="de-DE" w:bidi="en-US"/>
                  </w:rPr>
                </w:rPrChange>
              </w:rPr>
              <w:t>Fire</w:t>
            </w:r>
            <w:r w:rsidRPr="00AA433F">
              <w:rPr>
                <w:rFonts w:eastAsia="Times New Roman"/>
                <w:snapToGrid w:val="0"/>
                <w:lang w:eastAsia="de-DE" w:bidi="en-US"/>
              </w:rPr>
              <w:t xml:space="preserve"> temperature</w:t>
            </w:r>
          </w:p>
          <w:p w14:paraId="4178D187" w14:textId="56CBA89D" w:rsidR="00AA433F" w:rsidRPr="00AA433F" w:rsidRDefault="00AA433F" w:rsidP="00AA433F">
            <w:pPr>
              <w:spacing w:line="240" w:lineRule="auto"/>
              <w:jc w:val="left"/>
              <w:rPr>
                <w:rFonts w:eastAsia="Times New Roman"/>
                <w:snapToGrid w:val="0"/>
                <w:lang w:eastAsia="de-DE" w:bidi="en-US"/>
              </w:rPr>
            </w:pPr>
            <w:r w:rsidRPr="00AA433F">
              <w:rPr>
                <w:rFonts w:eastAsia="Times New Roman"/>
                <w:snapToGrid w:val="0"/>
                <w:lang w:eastAsia="de-DE" w:bidi="en-US"/>
              </w:rPr>
              <w:t>Sea surface temperature</w:t>
            </w:r>
            <w:r w:rsidRPr="00AA433F">
              <w:rPr>
                <w:rFonts w:eastAsia="Times New Roman"/>
                <w:snapToGrid w:val="0"/>
                <w:lang w:eastAsia="de-DE" w:bidi="en-US"/>
              </w:rPr>
              <w:tab/>
            </w:r>
          </w:p>
        </w:tc>
      </w:tr>
    </w:tbl>
    <w:p w14:paraId="474E4856" w14:textId="66B32B69" w:rsidR="00CF5201" w:rsidRPr="00CF5201" w:rsidRDefault="00852C9F" w:rsidP="00852C9F">
      <w:pPr>
        <w:pStyle w:val="MDPI11articletype"/>
        <w:ind w:left="2040" w:firstLine="510"/>
      </w:pPr>
      <w:r w:rsidRPr="00852C9F">
        <w:t xml:space="preserve">2.3. </w:t>
      </w:r>
      <w:commentRangeStart w:id="48"/>
      <w:r w:rsidRPr="00852C9F">
        <w:t>Key Milestones (1990s)</w:t>
      </w:r>
      <w:commentRangeEnd w:id="48"/>
      <w:r w:rsidR="000C2E81" w:rsidRPr="00CF5201">
        <w:rPr>
          <w:rStyle w:val="CommentReference"/>
          <w:sz w:val="20"/>
          <w:szCs w:val="22"/>
        </w:rPr>
        <w:commentReference w:id="48"/>
      </w:r>
    </w:p>
    <w:p w14:paraId="08AF28C9" w14:textId="77777777" w:rsidR="00852C9F" w:rsidRPr="00852C9F" w:rsidRDefault="00852C9F" w:rsidP="00852C9F">
      <w:pPr>
        <w:pStyle w:val="MDPI31text"/>
        <w:rPr>
          <w:lang w:val="en-CA"/>
        </w:rPr>
      </w:pPr>
      <w:r w:rsidRPr="00852C9F">
        <w:rPr>
          <w:lang w:val="en-CA"/>
        </w:rPr>
        <w:t xml:space="preserve">In the 1990s, thermal remote sensing saw significant advancements with 41 sensors deployed on 48 satellites. Among the notable missions was the Defense Meteorological Satellite Program (DMSP), which launched satellites DMSP-F10 through DMSP-F14, aiding in tracking and monitoring human activities in the ocean [81]. Another major contributor was the European Remote Sensing satellites, ERS-1 (launched in July 1991) and ERS-2 (launched in April 1995), which carried the </w:t>
      </w:r>
      <w:commentRangeStart w:id="49"/>
      <w:r w:rsidRPr="000B3DFB">
        <w:rPr>
          <w:highlight w:val="yellow"/>
          <w:lang w:val="en-CA"/>
          <w:rPrChange w:id="50" w:author="Geoffrey Hay" w:date="2025-12-29T17:46:00Z" w16du:dateUtc="2025-12-30T00:46:00Z">
            <w:rPr>
              <w:lang w:val="en-CA"/>
            </w:rPr>
          </w:rPrChange>
        </w:rPr>
        <w:t>ATSR</w:t>
      </w:r>
      <w:commentRangeEnd w:id="49"/>
      <w:r w:rsidR="000C2E81" w:rsidRPr="00852C9F">
        <w:rPr>
          <w:rStyle w:val="CommentReference"/>
          <w:sz w:val="20"/>
          <w:szCs w:val="22"/>
          <w:lang w:val="en-CA"/>
        </w:rPr>
        <w:commentReference w:id="49"/>
      </w:r>
      <w:r w:rsidRPr="00852C9F">
        <w:rPr>
          <w:lang w:val="en-CA"/>
        </w:rPr>
        <w:t>-1 and ATSR-2 thermal sensors. These satellites provided critical insights into global environmental changes, with applications ranging from ocean monitoring to land observation. The ATSR-2’s dual-view capability allowed land remote sensing experts to observe the surface from two angles through the atmosphere, offering innovative methods for correcting visible channel data and enabling new ways to study Earth’s surface reflectivity [82].</w:t>
      </w:r>
    </w:p>
    <w:p w14:paraId="4C37C073" w14:textId="77777777" w:rsidR="00852C9F" w:rsidRPr="00852C9F" w:rsidRDefault="00852C9F" w:rsidP="00852C9F">
      <w:pPr>
        <w:pStyle w:val="MDPI31text"/>
        <w:rPr>
          <w:lang w:val="en-CA"/>
        </w:rPr>
      </w:pPr>
      <w:r w:rsidRPr="00852C9F">
        <w:rPr>
          <w:lang w:val="en-CA"/>
        </w:rPr>
        <w:t xml:space="preserve">In </w:t>
      </w:r>
      <w:commentRangeStart w:id="51"/>
      <w:r w:rsidRPr="00852C9F">
        <w:rPr>
          <w:lang w:val="en-CA"/>
        </w:rPr>
        <w:t>China</w:t>
      </w:r>
      <w:commentRangeEnd w:id="51"/>
      <w:r w:rsidR="000C2E81" w:rsidRPr="00852C9F">
        <w:rPr>
          <w:rStyle w:val="CommentReference"/>
          <w:sz w:val="20"/>
          <w:szCs w:val="22"/>
          <w:lang w:val="en-CA"/>
        </w:rPr>
        <w:commentReference w:id="51"/>
      </w:r>
      <w:r w:rsidRPr="00852C9F">
        <w:rPr>
          <w:lang w:val="en-CA"/>
        </w:rPr>
        <w:t xml:space="preserve">, the Feng-Yun series of meteorological satellites, abbreviated as the FY-series, translates to "Winds and Clouds." Odd-numbered satellites like FY-1 and FY-3 are designed for polar orbits, while even-numbered satellites like FY-2 and FY-4 operate in geostationary orbits [83]. Meanwhile, the U.S. continued its Earth observation efforts with the </w:t>
      </w:r>
      <w:r w:rsidRPr="000B3DFB">
        <w:rPr>
          <w:highlight w:val="yellow"/>
          <w:lang w:val="en-CA"/>
          <w:rPrChange w:id="52" w:author="Geoffrey Hay" w:date="2025-12-29T17:47:00Z" w16du:dateUtc="2025-12-30T00:47:00Z">
            <w:rPr>
              <w:lang w:val="en-CA"/>
            </w:rPr>
          </w:rPrChange>
        </w:rPr>
        <w:t>GOES</w:t>
      </w:r>
      <w:r w:rsidRPr="00852C9F">
        <w:rPr>
          <w:lang w:val="en-CA"/>
        </w:rPr>
        <w:t xml:space="preserve"> (8-10) satellites, which played a crucial role in real-time weather updates and climate research. India’s </w:t>
      </w:r>
      <w:r w:rsidRPr="000B3DFB">
        <w:rPr>
          <w:highlight w:val="yellow"/>
          <w:lang w:val="en-CA"/>
          <w:rPrChange w:id="53" w:author="Geoffrey Hay" w:date="2025-12-29T17:47:00Z" w16du:dateUtc="2025-12-30T00:47:00Z">
            <w:rPr>
              <w:lang w:val="en-CA"/>
            </w:rPr>
          </w:rPrChange>
        </w:rPr>
        <w:t>INSAT</w:t>
      </w:r>
      <w:r w:rsidRPr="00852C9F">
        <w:rPr>
          <w:lang w:val="en-CA"/>
        </w:rPr>
        <w:t xml:space="preserve">-2 series featured the </w:t>
      </w:r>
      <w:r w:rsidRPr="000B3DFB">
        <w:rPr>
          <w:highlight w:val="yellow"/>
          <w:lang w:val="en-CA"/>
          <w:rPrChange w:id="54" w:author="Geoffrey Hay" w:date="2025-12-29T17:48:00Z" w16du:dateUtc="2025-12-30T00:48:00Z">
            <w:rPr>
              <w:lang w:val="en-CA"/>
            </w:rPr>
          </w:rPrChange>
        </w:rPr>
        <w:t>VHRR/INSAT sensor</w:t>
      </w:r>
      <w:r w:rsidRPr="00852C9F">
        <w:rPr>
          <w:lang w:val="en-CA"/>
        </w:rPr>
        <w:t>, equipped with two TIR bands and an 8.0 km pixel size, providing a variety of imagery and wind data by monitoring clouds and water vapor.</w:t>
      </w:r>
    </w:p>
    <w:p w14:paraId="5D81CFC2" w14:textId="5336C7C2" w:rsidR="00852C9F" w:rsidRPr="00852C9F" w:rsidRDefault="00852C9F" w:rsidP="00852C9F">
      <w:pPr>
        <w:pStyle w:val="MDPI31text"/>
        <w:rPr>
          <w:lang w:val="en-CA"/>
        </w:rPr>
      </w:pPr>
      <w:r w:rsidRPr="00852C9F">
        <w:rPr>
          <w:lang w:val="en-CA"/>
        </w:rPr>
        <w:t xml:space="preserve">Building on the success of previous Landsat missions, the USGS and NASA launched Landsat 6 and 7 in the 1990s. Unfortunately, Landsat 6 failed to reach orbit. However, </w:t>
      </w:r>
      <w:commentRangeStart w:id="55"/>
      <w:r w:rsidRPr="00852C9F">
        <w:rPr>
          <w:lang w:val="en-CA"/>
        </w:rPr>
        <w:t xml:space="preserve">Landsat 7 </w:t>
      </w:r>
      <w:commentRangeEnd w:id="55"/>
      <w:r w:rsidR="000C2E81" w:rsidRPr="00852C9F">
        <w:rPr>
          <w:rStyle w:val="CommentReference"/>
          <w:sz w:val="20"/>
          <w:szCs w:val="22"/>
          <w:lang w:val="en-CA"/>
        </w:rPr>
        <w:commentReference w:id="55"/>
      </w:r>
      <w:r w:rsidRPr="00852C9F">
        <w:rPr>
          <w:lang w:val="en-CA"/>
        </w:rPr>
        <w:t>continued the work of its predecessors, equipped with the Enhanced Thematic Mapper Plus (ETM+) sensor, which offered an unprecedented thermal infrared pixel size of 60 meters</w:t>
      </w:r>
      <w:r w:rsidR="0061069A">
        <w:rPr>
          <w:lang w:val="en-CA"/>
        </w:rPr>
        <w:t xml:space="preserve"> and flew for 26 years (</w:t>
      </w:r>
      <w:r w:rsidR="0061069A" w:rsidRPr="005B4F27">
        <w:rPr>
          <w:highlight w:val="yellow"/>
          <w:lang w:val="en-CA"/>
        </w:rPr>
        <w:t>REF</w:t>
      </w:r>
      <w:r w:rsidR="0061069A">
        <w:rPr>
          <w:lang w:val="en-CA"/>
        </w:rPr>
        <w:t>).</w:t>
      </w:r>
      <w:del w:id="56" w:author="Geoffrey Hay" w:date="2025-12-29T17:55:00Z" w16du:dateUtc="2025-12-30T00:55:00Z">
        <w:r w:rsidRPr="00852C9F" w:rsidDel="0061069A">
          <w:rPr>
            <w:lang w:val="en-CA"/>
          </w:rPr>
          <w:delText>.</w:delText>
        </w:r>
      </w:del>
      <w:r w:rsidRPr="00852C9F">
        <w:rPr>
          <w:lang w:val="en-CA"/>
        </w:rPr>
        <w:t xml:space="preserve"> Prior to this, Landsat 5’s TM sensor held the record for the best spatial resolution in thermal infrared at 120 meters</w:t>
      </w:r>
      <w:r w:rsidR="0061069A">
        <w:rPr>
          <w:lang w:val="en-CA"/>
        </w:rPr>
        <w:t xml:space="preserve"> and flew for a record 29 years (</w:t>
      </w:r>
      <w:r w:rsidR="0061069A" w:rsidRPr="005B4F27">
        <w:rPr>
          <w:b/>
          <w:bCs/>
          <w:highlight w:val="yellow"/>
          <w:lang w:val="en-CA"/>
        </w:rPr>
        <w:t>REF</w:t>
      </w:r>
      <w:r w:rsidR="0061069A">
        <w:rPr>
          <w:lang w:val="en-CA"/>
        </w:rPr>
        <w:t>)</w:t>
      </w:r>
      <w:r w:rsidRPr="00852C9F">
        <w:rPr>
          <w:lang w:val="en-CA"/>
        </w:rPr>
        <w:t>.</w:t>
      </w:r>
    </w:p>
    <w:p w14:paraId="5869BA58" w14:textId="6E7CA368" w:rsidR="00852C9F" w:rsidRPr="00852C9F" w:rsidRDefault="00852C9F" w:rsidP="00852C9F">
      <w:pPr>
        <w:pStyle w:val="MDPI31text"/>
        <w:rPr>
          <w:lang w:val="en-CA"/>
        </w:rPr>
      </w:pPr>
      <w:r w:rsidRPr="00852C9F">
        <w:rPr>
          <w:lang w:val="en-CA"/>
        </w:rPr>
        <w:t xml:space="preserve">The </w:t>
      </w:r>
      <w:commentRangeStart w:id="57"/>
      <w:r w:rsidRPr="00852C9F">
        <w:rPr>
          <w:lang w:val="en-CA"/>
        </w:rPr>
        <w:t xml:space="preserve">Meteor series </w:t>
      </w:r>
      <w:commentRangeEnd w:id="57"/>
      <w:r w:rsidR="000C2E81" w:rsidRPr="00852C9F">
        <w:rPr>
          <w:rStyle w:val="CommentReference"/>
          <w:sz w:val="20"/>
          <w:szCs w:val="22"/>
          <w:lang w:val="en-CA"/>
        </w:rPr>
        <w:commentReference w:id="57"/>
      </w:r>
      <w:r w:rsidRPr="00852C9F">
        <w:rPr>
          <w:lang w:val="en-CA"/>
        </w:rPr>
        <w:t>from Russia, including Meteor-2 and Meteor-3, along with the Meteosat satellites (3–6), significantly increased the availability of thermal infrared data, improving weather forecasts and global climate monitoring. NOAA satellites (12–15) also contributed valuable data for weather and environmental research. Together, these satellites enhanced our ability to monitor Earth’s thermal environment and laid the groundwork for future advancements in remote sensing.</w:t>
      </w:r>
    </w:p>
    <w:p w14:paraId="7B15EE38" w14:textId="453535B9" w:rsidR="007F761C" w:rsidRPr="00EE6C9D" w:rsidRDefault="007F761C" w:rsidP="00EE6C9D">
      <w:pPr>
        <w:pStyle w:val="MDPI21heading1"/>
      </w:pPr>
      <w:bookmarkStart w:id="58" w:name="page2"/>
      <w:bookmarkEnd w:id="58"/>
      <w:r w:rsidRPr="00EE6C9D">
        <w:t xml:space="preserve">3. </w:t>
      </w:r>
      <w:r w:rsidR="00852C9F">
        <w:t>Present</w:t>
      </w:r>
    </w:p>
    <w:p w14:paraId="17CC40F9" w14:textId="517C697A" w:rsidR="006B7277" w:rsidRDefault="00852C9F" w:rsidP="00852C9F">
      <w:pPr>
        <w:pStyle w:val="MDPI31text"/>
        <w:rPr>
          <w:ins w:id="59" w:author="Geoffrey Hay" w:date="2025-12-29T18:06:00Z" w16du:dateUtc="2025-12-30T01:06:00Z"/>
          <w:lang w:val="en-CA"/>
        </w:rPr>
      </w:pPr>
      <w:r w:rsidRPr="00852C9F">
        <w:rPr>
          <w:lang w:val="en-CA"/>
        </w:rPr>
        <w:lastRenderedPageBreak/>
        <w:t>In recent years, airplanes and drones have become integral to thermal remote sensing, complementing TIR satellites with advanced sensors like the</w:t>
      </w:r>
      <w:commentRangeStart w:id="60"/>
      <w:r w:rsidRPr="00852C9F">
        <w:rPr>
          <w:lang w:val="en-CA"/>
        </w:rPr>
        <w:t xml:space="preserve"> MODIS-ASTER Airborne Simulator (MASTER)</w:t>
      </w:r>
      <w:r w:rsidR="00F4689E">
        <w:rPr>
          <w:rStyle w:val="FootnoteReference"/>
          <w:lang w:val="en-CA"/>
        </w:rPr>
        <w:footnoteReference w:id="18"/>
      </w:r>
      <w:r w:rsidRPr="00852C9F">
        <w:rPr>
          <w:lang w:val="en-CA"/>
        </w:rPr>
        <w:t>,</w:t>
      </w:r>
      <w:r w:rsidR="00ED3829">
        <w:rPr>
          <w:lang w:val="en-CA"/>
        </w:rPr>
        <w:t xml:space="preserve"> the</w:t>
      </w:r>
      <w:r w:rsidRPr="00852C9F">
        <w:rPr>
          <w:lang w:val="en-CA"/>
        </w:rPr>
        <w:t xml:space="preserve"> </w:t>
      </w:r>
      <w:r w:rsidR="00251900" w:rsidRPr="00251900">
        <w:t>Hyperspectral Thermal Emission Spectrometer</w:t>
      </w:r>
      <w:r w:rsidR="00251900">
        <w:t xml:space="preserve"> (</w:t>
      </w:r>
      <w:commentRangeStart w:id="62"/>
      <w:r w:rsidRPr="00852C9F">
        <w:rPr>
          <w:lang w:val="en-CA"/>
        </w:rPr>
        <w:t>HyTES</w:t>
      </w:r>
      <w:commentRangeEnd w:id="62"/>
      <w:r w:rsidR="000C2E81">
        <w:rPr>
          <w:rStyle w:val="CommentReference"/>
          <w:sz w:val="20"/>
          <w:szCs w:val="22"/>
          <w:lang w:val="en-CA"/>
        </w:rPr>
        <w:commentReference w:id="62"/>
      </w:r>
      <w:r w:rsidR="00251900">
        <w:rPr>
          <w:lang w:val="en-CA"/>
        </w:rPr>
        <w:t>)</w:t>
      </w:r>
      <w:r w:rsidR="00251900">
        <w:rPr>
          <w:rStyle w:val="FootnoteReference"/>
          <w:lang w:val="en-CA"/>
        </w:rPr>
        <w:footnoteReference w:id="19"/>
      </w:r>
      <w:r w:rsidRPr="00852C9F">
        <w:rPr>
          <w:lang w:val="en-CA"/>
        </w:rPr>
        <w:t xml:space="preserve">, and </w:t>
      </w:r>
      <w:r w:rsidR="006B7277">
        <w:rPr>
          <w:lang w:val="en-CA"/>
        </w:rPr>
        <w:t xml:space="preserve">the </w:t>
      </w:r>
      <w:r w:rsidR="00251900">
        <w:rPr>
          <w:lang w:val="en-CA"/>
        </w:rPr>
        <w:t>Thermal Airborne Broadband Imager</w:t>
      </w:r>
      <w:r w:rsidR="00251900" w:rsidRPr="00852C9F">
        <w:rPr>
          <w:lang w:val="en-CA"/>
        </w:rPr>
        <w:t xml:space="preserve"> </w:t>
      </w:r>
      <w:r w:rsidR="00251900">
        <w:rPr>
          <w:lang w:val="en-CA"/>
        </w:rPr>
        <w:t>(</w:t>
      </w:r>
      <w:r w:rsidRPr="00852C9F">
        <w:rPr>
          <w:lang w:val="en-CA"/>
        </w:rPr>
        <w:t>TABI</w:t>
      </w:r>
      <w:r w:rsidR="00251900">
        <w:rPr>
          <w:lang w:val="en-CA"/>
        </w:rPr>
        <w:t>)</w:t>
      </w:r>
      <w:r w:rsidR="00251900">
        <w:rPr>
          <w:rStyle w:val="FootnoteReference"/>
          <w:lang w:val="en-CA"/>
        </w:rPr>
        <w:footnoteReference w:id="20"/>
      </w:r>
      <w:r w:rsidRPr="00852C9F">
        <w:rPr>
          <w:lang w:val="en-CA"/>
        </w:rPr>
        <w:t xml:space="preserve">. </w:t>
      </w:r>
      <w:commentRangeEnd w:id="60"/>
      <w:r w:rsidR="000C2E81" w:rsidRPr="00852C9F">
        <w:rPr>
          <w:rStyle w:val="CommentReference"/>
          <w:sz w:val="20"/>
          <w:szCs w:val="22"/>
          <w:lang w:val="en-CA"/>
        </w:rPr>
        <w:commentReference w:id="60"/>
      </w:r>
      <w:r w:rsidRPr="00852C9F">
        <w:rPr>
          <w:lang w:val="en-CA"/>
        </w:rPr>
        <w:t xml:space="preserve">These technologies enable high spatial </w:t>
      </w:r>
      <w:r w:rsidR="00ED3829">
        <w:rPr>
          <w:lang w:val="en-CA"/>
        </w:rPr>
        <w:t xml:space="preserve">(and in some cases, also high spectral) </w:t>
      </w:r>
      <w:r w:rsidRPr="00852C9F">
        <w:rPr>
          <w:lang w:val="en-CA"/>
        </w:rPr>
        <w:t xml:space="preserve">resolution thermal data collection, which is critical for assessing temperature variations in urban environments and understanding their environmental impacts. For example, </w:t>
      </w:r>
      <w:r w:rsidR="006B7277">
        <w:rPr>
          <w:lang w:val="en-CA"/>
        </w:rPr>
        <w:t xml:space="preserve">in 2010 </w:t>
      </w:r>
      <w:r w:rsidRPr="00852C9F">
        <w:rPr>
          <w:lang w:val="en-CA"/>
        </w:rPr>
        <w:t xml:space="preserve">the </w:t>
      </w:r>
      <w:r w:rsidR="006B7277">
        <w:rPr>
          <w:lang w:val="en-CA"/>
        </w:rPr>
        <w:t xml:space="preserve">award winning </w:t>
      </w:r>
      <w:r w:rsidRPr="00852C9F">
        <w:rPr>
          <w:lang w:val="en-CA"/>
        </w:rPr>
        <w:t>HEAT</w:t>
      </w:r>
      <w:r w:rsidR="006B7277">
        <w:rPr>
          <w:lang w:val="en-CA"/>
        </w:rPr>
        <w:t xml:space="preserve"> (Heat Energy Assessment Technologies)</w:t>
      </w:r>
      <w:r w:rsidRPr="00852C9F">
        <w:rPr>
          <w:lang w:val="en-CA"/>
        </w:rPr>
        <w:t xml:space="preserve"> project [</w:t>
      </w:r>
      <w:r w:rsidR="0004602B" w:rsidRPr="00852C9F">
        <w:rPr>
          <w:lang w:val="en-CA"/>
        </w:rPr>
        <w:t>8</w:t>
      </w:r>
      <w:r w:rsidR="0004602B">
        <w:rPr>
          <w:lang w:val="en-CA"/>
        </w:rPr>
        <w:t>5</w:t>
      </w:r>
      <w:r w:rsidRPr="00852C9F">
        <w:rPr>
          <w:lang w:val="en-CA"/>
        </w:rPr>
        <w:t xml:space="preserve">] </w:t>
      </w:r>
      <w:r w:rsidR="006B7277">
        <w:rPr>
          <w:lang w:val="en-CA"/>
        </w:rPr>
        <w:t>used</w:t>
      </w:r>
      <w:r w:rsidR="006B7277" w:rsidRPr="00852C9F">
        <w:rPr>
          <w:lang w:val="en-CA"/>
        </w:rPr>
        <w:t xml:space="preserve"> </w:t>
      </w:r>
      <w:r w:rsidRPr="00852C9F">
        <w:rPr>
          <w:lang w:val="en-CA"/>
        </w:rPr>
        <w:t>the TABI</w:t>
      </w:r>
      <w:r w:rsidR="0004602B">
        <w:rPr>
          <w:lang w:val="en-CA"/>
        </w:rPr>
        <w:t>-1800</w:t>
      </w:r>
      <w:r w:rsidRPr="00852C9F">
        <w:rPr>
          <w:lang w:val="en-CA"/>
        </w:rPr>
        <w:t xml:space="preserve"> sensor </w:t>
      </w:r>
      <w:r w:rsidR="006B7277">
        <w:rPr>
          <w:lang w:val="en-CA"/>
        </w:rPr>
        <w:t xml:space="preserve">at a 50cm spatial resolution </w:t>
      </w:r>
      <w:r w:rsidRPr="00852C9F">
        <w:rPr>
          <w:lang w:val="en-CA"/>
        </w:rPr>
        <w:t xml:space="preserve">to examine heat loss in </w:t>
      </w:r>
      <w:r w:rsidR="006B7277">
        <w:rPr>
          <w:lang w:val="en-CA"/>
        </w:rPr>
        <w:t xml:space="preserve">400,000+ </w:t>
      </w:r>
      <w:r w:rsidRPr="00852C9F">
        <w:rPr>
          <w:lang w:val="en-CA"/>
        </w:rPr>
        <w:t>residential buildings in Calgary</w:t>
      </w:r>
      <w:r w:rsidR="006B7277">
        <w:rPr>
          <w:lang w:val="en-CA"/>
        </w:rPr>
        <w:t>, Alberta Canada, a city covering</w:t>
      </w:r>
      <w:r w:rsidRPr="00852C9F">
        <w:rPr>
          <w:lang w:val="en-CA"/>
        </w:rPr>
        <w:t xml:space="preserve"> </w:t>
      </w:r>
      <w:r w:rsidR="006B7277">
        <w:rPr>
          <w:lang w:val="en-CA"/>
        </w:rPr>
        <w:t>825.sq</w:t>
      </w:r>
      <w:r w:rsidR="00E2193E">
        <w:rPr>
          <w:lang w:val="en-CA"/>
        </w:rPr>
        <w:t>.</w:t>
      </w:r>
      <w:r w:rsidR="006B7277">
        <w:rPr>
          <w:lang w:val="en-CA"/>
        </w:rPr>
        <w:t xml:space="preserve">km </w:t>
      </w:r>
      <w:r w:rsidRPr="00852C9F">
        <w:rPr>
          <w:lang w:val="en-CA"/>
        </w:rPr>
        <w:t>[15]</w:t>
      </w:r>
      <w:r w:rsidR="00331C78">
        <w:rPr>
          <w:lang w:val="en-CA"/>
        </w:rPr>
        <w:t>;</w:t>
      </w:r>
      <w:r w:rsidRPr="00852C9F">
        <w:rPr>
          <w:lang w:val="en-CA"/>
        </w:rPr>
        <w:t xml:space="preserve"> </w:t>
      </w:r>
      <w:r w:rsidR="00331C78">
        <w:rPr>
          <w:lang w:val="en-CA"/>
        </w:rPr>
        <w:t xml:space="preserve">thus, </w:t>
      </w:r>
      <w:r w:rsidRPr="00852C9F">
        <w:rPr>
          <w:lang w:val="en-CA"/>
        </w:rPr>
        <w:t xml:space="preserve">demonstrating the practical applications of airborne thermal sensing in urban climatology and energy efficiency studies. </w:t>
      </w:r>
    </w:p>
    <w:p w14:paraId="03C76EF4" w14:textId="4A75DFA6" w:rsidR="00852C9F" w:rsidRDefault="00852C9F" w:rsidP="00852C9F">
      <w:pPr>
        <w:pStyle w:val="MDPI31text"/>
        <w:rPr>
          <w:lang w:val="en-CA"/>
        </w:rPr>
      </w:pPr>
      <w:r w:rsidRPr="00852C9F">
        <w:rPr>
          <w:lang w:val="en-CA"/>
        </w:rPr>
        <w:t>Airborne thermal sensors are typically categorized by their data collection method—cameras or scanners—and by their output, which may be single-band (</w:t>
      </w:r>
      <w:r w:rsidR="006B7277">
        <w:rPr>
          <w:lang w:val="en-CA"/>
        </w:rPr>
        <w:t xml:space="preserve">i.e., </w:t>
      </w:r>
      <w:r w:rsidRPr="00852C9F">
        <w:rPr>
          <w:lang w:val="en-CA"/>
        </w:rPr>
        <w:t xml:space="preserve">broadband) </w:t>
      </w:r>
      <w:r w:rsidR="00E2193E">
        <w:rPr>
          <w:lang w:val="en-CA"/>
        </w:rPr>
        <w:t xml:space="preserve">such as the TABI </w:t>
      </w:r>
      <w:r w:rsidRPr="00852C9F">
        <w:rPr>
          <w:lang w:val="en-CA"/>
        </w:rPr>
        <w:t>or multi-/hyperspectral</w:t>
      </w:r>
      <w:r w:rsidR="00E2193E">
        <w:rPr>
          <w:lang w:val="en-CA"/>
        </w:rPr>
        <w:t xml:space="preserve"> such as the </w:t>
      </w:r>
      <w:r w:rsidR="00E2193E" w:rsidRPr="00E2193E">
        <w:rPr>
          <w:rPrChange w:id="65" w:author="Geoffrey Hay" w:date="2025-12-29T18:18:00Z" w16du:dateUtc="2025-12-30T01:18:00Z">
            <w:rPr>
              <w:b/>
              <w:bCs/>
            </w:rPr>
          </w:rPrChange>
        </w:rPr>
        <w:t>T</w:t>
      </w:r>
      <w:r w:rsidR="00E2193E" w:rsidRPr="00E2193E">
        <w:t>hermal </w:t>
      </w:r>
      <w:r w:rsidR="00E2193E" w:rsidRPr="00E2193E">
        <w:rPr>
          <w:rPrChange w:id="66" w:author="Geoffrey Hay" w:date="2025-12-29T18:18:00Z" w16du:dateUtc="2025-12-30T01:18:00Z">
            <w:rPr>
              <w:b/>
              <w:bCs/>
            </w:rPr>
          </w:rPrChange>
        </w:rPr>
        <w:t>A</w:t>
      </w:r>
      <w:r w:rsidR="00E2193E" w:rsidRPr="00E2193E">
        <w:t>irborne </w:t>
      </w:r>
      <w:r w:rsidR="00E2193E" w:rsidRPr="00E2193E">
        <w:rPr>
          <w:rPrChange w:id="67" w:author="Geoffrey Hay" w:date="2025-12-29T18:18:00Z" w16du:dateUtc="2025-12-30T01:18:00Z">
            <w:rPr>
              <w:b/>
              <w:bCs/>
            </w:rPr>
          </w:rPrChange>
        </w:rPr>
        <w:t>S</w:t>
      </w:r>
      <w:r w:rsidR="00E2193E" w:rsidRPr="00E2193E">
        <w:t>pectrographic </w:t>
      </w:r>
      <w:r w:rsidR="00E2193E" w:rsidRPr="00E2193E">
        <w:rPr>
          <w:rPrChange w:id="68" w:author="Geoffrey Hay" w:date="2025-12-29T18:18:00Z" w16du:dateUtc="2025-12-30T01:18:00Z">
            <w:rPr>
              <w:b/>
              <w:bCs/>
            </w:rPr>
          </w:rPrChange>
        </w:rPr>
        <w:t>I</w:t>
      </w:r>
      <w:r w:rsidR="00E2193E" w:rsidRPr="00E2193E">
        <w:t>mager</w:t>
      </w:r>
      <w:r w:rsidR="00E2193E">
        <w:t xml:space="preserve"> (</w:t>
      </w:r>
      <w:commentRangeStart w:id="69"/>
      <w:r w:rsidR="00E2193E" w:rsidRPr="00E2193E">
        <w:rPr>
          <w:lang w:val="en-CA"/>
        </w:rPr>
        <w:t>TASI</w:t>
      </w:r>
      <w:commentRangeEnd w:id="69"/>
      <w:r w:rsidR="000C2E81">
        <w:rPr>
          <w:rStyle w:val="CommentReference"/>
          <w:sz w:val="20"/>
          <w:szCs w:val="22"/>
          <w:lang w:val="en-CA"/>
        </w:rPr>
        <w:commentReference w:id="69"/>
      </w:r>
      <w:r w:rsidR="00E2193E">
        <w:rPr>
          <w:lang w:val="en-CA"/>
        </w:rPr>
        <w:t>)</w:t>
      </w:r>
      <w:r w:rsidR="00ED3829">
        <w:rPr>
          <w:lang w:val="en-CA"/>
        </w:rPr>
        <w:t xml:space="preserve"> </w:t>
      </w:r>
      <w:r w:rsidR="00E2193E">
        <w:rPr>
          <w:lang w:val="en-CA"/>
        </w:rPr>
        <w:t xml:space="preserve">and </w:t>
      </w:r>
      <w:r w:rsidR="00704DA7">
        <w:rPr>
          <w:lang w:val="en-CA"/>
        </w:rPr>
        <w:t xml:space="preserve">the </w:t>
      </w:r>
      <w:r w:rsidR="00704DA7" w:rsidRPr="00704DA7">
        <w:rPr>
          <w:rPrChange w:id="70" w:author="Geoffrey Hay" w:date="2025-12-29T18:19:00Z" w16du:dateUtc="2025-12-30T01:19:00Z">
            <w:rPr>
              <w:b/>
              <w:bCs/>
            </w:rPr>
          </w:rPrChange>
        </w:rPr>
        <w:t>M</w:t>
      </w:r>
      <w:r w:rsidR="00704DA7" w:rsidRPr="00704DA7">
        <w:t>id-</w:t>
      </w:r>
      <w:r w:rsidR="00704DA7" w:rsidRPr="00704DA7">
        <w:rPr>
          <w:rPrChange w:id="71" w:author="Geoffrey Hay" w:date="2025-12-29T18:19:00Z" w16du:dateUtc="2025-12-30T01:19:00Z">
            <w:rPr>
              <w:b/>
              <w:bCs/>
            </w:rPr>
          </w:rPrChange>
        </w:rPr>
        <w:t>W</w:t>
      </w:r>
      <w:r w:rsidR="00704DA7" w:rsidRPr="00704DA7">
        <w:t>ave </w:t>
      </w:r>
      <w:r w:rsidR="00704DA7" w:rsidRPr="00704DA7">
        <w:rPr>
          <w:rPrChange w:id="72" w:author="Geoffrey Hay" w:date="2025-12-29T18:19:00Z" w16du:dateUtc="2025-12-30T01:19:00Z">
            <w:rPr>
              <w:b/>
              <w:bCs/>
            </w:rPr>
          </w:rPrChange>
        </w:rPr>
        <w:t>I</w:t>
      </w:r>
      <w:r w:rsidR="00704DA7" w:rsidRPr="00704DA7">
        <w:t>nfrared (MWIR) hyperspectral imager</w:t>
      </w:r>
      <w:r w:rsidR="00704DA7">
        <w:t xml:space="preserve"> (</w:t>
      </w:r>
      <w:commentRangeStart w:id="73"/>
      <w:r w:rsidR="00E2193E">
        <w:rPr>
          <w:lang w:val="en-CA"/>
        </w:rPr>
        <w:t>MASI</w:t>
      </w:r>
      <w:commentRangeEnd w:id="73"/>
      <w:r w:rsidR="000C2E81">
        <w:rPr>
          <w:rStyle w:val="CommentReference"/>
          <w:sz w:val="20"/>
          <w:szCs w:val="22"/>
          <w:lang w:val="en-CA"/>
        </w:rPr>
        <w:commentReference w:id="73"/>
      </w:r>
      <w:r w:rsidR="00704DA7">
        <w:rPr>
          <w:lang w:val="en-CA"/>
        </w:rPr>
        <w:t>)</w:t>
      </w:r>
      <w:r w:rsidRPr="00852C9F">
        <w:rPr>
          <w:lang w:val="en-CA"/>
        </w:rPr>
        <w:t xml:space="preserve">, each with distinct advantages </w:t>
      </w:r>
      <w:ins w:id="74" w:author="Geoffrey Hay" w:date="2025-12-29T19:54:00Z" w16du:dateUtc="2025-12-30T02:54:00Z">
        <w:r w:rsidR="00ED3829">
          <w:rPr>
            <w:lang w:val="en-CA"/>
          </w:rPr>
          <w:t>[REF]</w:t>
        </w:r>
        <w:r w:rsidR="00ED3829" w:rsidRPr="00E2193E">
          <w:rPr>
            <w:lang w:val="en-CA"/>
          </w:rPr>
          <w:t xml:space="preserve"> </w:t>
        </w:r>
        <w:r w:rsidR="00ED3829">
          <w:rPr>
            <w:lang w:val="en-CA"/>
          </w:rPr>
          <w:t>[REF]</w:t>
        </w:r>
        <w:r w:rsidR="00ED3829" w:rsidRPr="00E2193E">
          <w:rPr>
            <w:lang w:val="en-CA"/>
          </w:rPr>
          <w:t xml:space="preserve"> </w:t>
        </w:r>
      </w:ins>
      <w:r w:rsidRPr="00852C9F">
        <w:rPr>
          <w:lang w:val="en-CA"/>
        </w:rPr>
        <w:t xml:space="preserve">[68]. Combining satellites, airplanes, and drones for thermal remote sensing has become a game-changer, enhanced data accuracy and expanding applications [4]. However, these methods differ in </w:t>
      </w:r>
      <w:r w:rsidR="00ED3829">
        <w:rPr>
          <w:lang w:val="en-CA"/>
        </w:rPr>
        <w:t xml:space="preserve">coverage, </w:t>
      </w:r>
      <w:r w:rsidRPr="00852C9F">
        <w:rPr>
          <w:lang w:val="en-CA"/>
        </w:rPr>
        <w:t>execution time, post-processing requirements, cost, resolution, and expertise [85].</w:t>
      </w:r>
    </w:p>
    <w:p w14:paraId="35BCA8BA" w14:textId="39DC5E0B" w:rsidR="00695236" w:rsidRPr="00695236" w:rsidRDefault="00E27024" w:rsidP="00695236">
      <w:pPr>
        <w:pStyle w:val="MDPI31text"/>
        <w:rPr>
          <w:lang w:val="en-CA"/>
        </w:rPr>
      </w:pPr>
      <w:r>
        <w:rPr>
          <w:lang w:val="en-CA"/>
        </w:rPr>
        <w:t>In the past, d</w:t>
      </w:r>
      <w:r w:rsidR="00695236" w:rsidRPr="00695236">
        <w:rPr>
          <w:lang w:val="en-CA"/>
        </w:rPr>
        <w:t xml:space="preserve">rones and airborne sensors were not widely </w:t>
      </w:r>
      <w:r w:rsidR="005D73E5">
        <w:rPr>
          <w:lang w:val="en-CA"/>
        </w:rPr>
        <w:t>used</w:t>
      </w:r>
      <w:r w:rsidR="005D73E5" w:rsidRPr="00695236">
        <w:rPr>
          <w:lang w:val="en-CA"/>
        </w:rPr>
        <w:t xml:space="preserve"> </w:t>
      </w:r>
      <w:r w:rsidR="00695236" w:rsidRPr="00695236">
        <w:rPr>
          <w:lang w:val="en-CA"/>
        </w:rPr>
        <w:t>in thermal remote sensing. However, recent advancements have made these technologies more accessible and effective.</w:t>
      </w:r>
      <w:r>
        <w:rPr>
          <w:lang w:val="en-CA"/>
        </w:rPr>
        <w:t xml:space="preserve"> </w:t>
      </w:r>
      <w:r w:rsidR="005D73E5">
        <w:rPr>
          <w:lang w:val="en-CA"/>
        </w:rPr>
        <w:t xml:space="preserve">For example, </w:t>
      </w:r>
      <w:del w:id="75" w:author="Geoffrey Hay" w:date="2025-12-29T18:31:00Z" w16du:dateUtc="2025-12-30T01:31:00Z">
        <w:r w:rsidR="00695236" w:rsidRPr="00695236" w:rsidDel="00E27024">
          <w:rPr>
            <w:lang w:val="en-CA"/>
          </w:rPr>
          <w:delText xml:space="preserve"> </w:delText>
        </w:r>
      </w:del>
      <w:r w:rsidR="005D73E5">
        <w:rPr>
          <w:lang w:val="en-CA"/>
        </w:rPr>
        <w:t>d</w:t>
      </w:r>
      <w:r w:rsidR="00695236" w:rsidRPr="00695236">
        <w:rPr>
          <w:lang w:val="en-CA"/>
        </w:rPr>
        <w:t xml:space="preserve">rone thermography has emerged as a valuable tool for urban studies, providing high-resolution imaging and flexibility that traditional methods often lack [86]. Its applications extend beyond energy efficiency and building inspections [87] to include </w:t>
      </w:r>
      <w:commentRangeStart w:id="76"/>
      <w:r w:rsidR="00695236" w:rsidRPr="00695236">
        <w:rPr>
          <w:lang w:val="en-CA"/>
        </w:rPr>
        <w:t xml:space="preserve">monitoring thermal environments </w:t>
      </w:r>
      <w:commentRangeEnd w:id="76"/>
      <w:r w:rsidR="000C2E81" w:rsidRPr="00695236">
        <w:rPr>
          <w:rStyle w:val="CommentReference"/>
          <w:sz w:val="20"/>
          <w:szCs w:val="22"/>
          <w:lang w:val="en-CA"/>
        </w:rPr>
        <w:commentReference w:id="76"/>
      </w:r>
      <w:r w:rsidR="00695236" w:rsidRPr="00695236">
        <w:rPr>
          <w:lang w:val="en-CA"/>
        </w:rPr>
        <w:t>[88], energy efficiency assessments [89], photovoltaic inspections [90], and urban heat island effect studies [85], making it an indispensable resource in modern thermal remote sensing.</w:t>
      </w:r>
    </w:p>
    <w:p w14:paraId="28C738A7" w14:textId="6CC38965" w:rsidR="00695236" w:rsidRPr="00695236" w:rsidRDefault="00695236" w:rsidP="00695236">
      <w:pPr>
        <w:pStyle w:val="MDPI31text"/>
        <w:rPr>
          <w:lang w:val="en-CA"/>
        </w:rPr>
      </w:pPr>
      <w:r w:rsidRPr="009D4CA1">
        <w:rPr>
          <w:lang w:val="en-CA"/>
        </w:rPr>
        <w:t>ISS</w:t>
      </w:r>
      <w:r w:rsidRPr="00695236">
        <w:rPr>
          <w:lang w:val="en-CA"/>
        </w:rPr>
        <w:t xml:space="preserve">-based thermal sensors, such as </w:t>
      </w:r>
      <w:commentRangeStart w:id="77"/>
      <w:r w:rsidRPr="00695236">
        <w:rPr>
          <w:lang w:val="en-CA"/>
        </w:rPr>
        <w:t>ECOSTRESS</w:t>
      </w:r>
      <w:commentRangeEnd w:id="77"/>
      <w:r w:rsidR="000C2E81" w:rsidRPr="00695236">
        <w:rPr>
          <w:rStyle w:val="CommentReference"/>
          <w:sz w:val="20"/>
          <w:szCs w:val="22"/>
          <w:lang w:val="en-CA"/>
        </w:rPr>
        <w:commentReference w:id="77"/>
      </w:r>
      <w:r w:rsidRPr="00695236">
        <w:rPr>
          <w:lang w:val="en-CA"/>
        </w:rPr>
        <w:t xml:space="preserve">, launched in 2018, provide a valuable source of thermal remote sensing data. The primary objective of these sensors is to monitor </w:t>
      </w:r>
      <w:commentRangeStart w:id="78"/>
      <w:r w:rsidRPr="00695236">
        <w:rPr>
          <w:lang w:val="en-CA"/>
        </w:rPr>
        <w:t xml:space="preserve">land surface temperature </w:t>
      </w:r>
      <w:commentRangeEnd w:id="78"/>
      <w:r w:rsidR="000C2E81" w:rsidRPr="00695236">
        <w:rPr>
          <w:rStyle w:val="CommentReference"/>
          <w:sz w:val="20"/>
          <w:szCs w:val="22"/>
          <w:lang w:val="en-CA"/>
        </w:rPr>
        <w:commentReference w:id="78"/>
      </w:r>
      <w:r w:rsidRPr="00695236">
        <w:rPr>
          <w:lang w:val="en-CA"/>
        </w:rPr>
        <w:t>at various times throughout the day, enabling the early detection of water stress in plants. The ECOSTRESS mission demonstrates its versatility through diverse applications. It plays a key role in quantifying evapotranspiration, a critical indicator of plant water stress and agricultural productivity [72]. Additionally, it retrieves land surface temperature and emissivity with high accuracy, offering essential insights for climate studies and urban heat island monitoring [91–93]. ECOSTRESS data also serves as a vital reference for calibrating and validating thermal infrared data from other satellite sensors, thereby enhancing the accuracy of Earth observation systems [94].</w:t>
      </w:r>
    </w:p>
    <w:p w14:paraId="6F6F7747" w14:textId="4909FECB" w:rsidR="00442989" w:rsidRPr="00442989" w:rsidRDefault="00442989" w:rsidP="00442989">
      <w:pPr>
        <w:pStyle w:val="MDPI31text"/>
        <w:rPr>
          <w:lang w:val="en-CA"/>
        </w:rPr>
      </w:pPr>
      <w:r w:rsidRPr="00442989">
        <w:rPr>
          <w:lang w:val="en-CA"/>
        </w:rPr>
        <w:t xml:space="preserve">Another innovative method developed in this era is </w:t>
      </w:r>
      <w:r w:rsidRPr="00FD4828">
        <w:rPr>
          <w:i/>
          <w:iCs/>
          <w:lang w:val="en-CA"/>
          <w:rPrChange w:id="79" w:author="Geoffrey Hay" w:date="2025-12-29T20:00:00Z" w16du:dateUtc="2025-12-30T03:00:00Z">
            <w:rPr>
              <w:lang w:val="en-CA"/>
            </w:rPr>
          </w:rPrChange>
        </w:rPr>
        <w:t>pass-by thermography</w:t>
      </w:r>
      <w:r w:rsidRPr="00442989">
        <w:rPr>
          <w:lang w:val="en-CA"/>
        </w:rPr>
        <w:t>, which involves mounting thermal cameras on car roofs. Unlike satellite, airborne, drone, and ISS methods that provide top-down views but miss vertical surfaces like building walls, pass-by TIR scans capture the sides of buildings. Companies such as Sagewell Inc. and Essess employ this approach to inspect building envelopes for energy efficiency</w:t>
      </w:r>
      <w:ins w:id="80" w:author="Geoffrey Hay" w:date="2025-12-29T20:02:00Z" w16du:dateUtc="2025-12-30T03:02:00Z">
        <w:r w:rsidR="000236A9">
          <w:rPr>
            <w:lang w:val="en-CA"/>
          </w:rPr>
          <w:t xml:space="preserve"> [REF]</w:t>
        </w:r>
      </w:ins>
      <w:r w:rsidRPr="00442989">
        <w:rPr>
          <w:lang w:val="en-CA"/>
        </w:rPr>
        <w:t>. However, it has certain drawbacks, including obstructions from trees, bushes, and vehicles</w:t>
      </w:r>
      <w:r w:rsidR="00BB7958">
        <w:rPr>
          <w:lang w:val="en-CA"/>
        </w:rPr>
        <w:t xml:space="preserve">, not to mention the complex </w:t>
      </w:r>
      <w:r w:rsidR="00FD4828">
        <w:rPr>
          <w:lang w:val="en-CA"/>
        </w:rPr>
        <w:t>emissivity’s</w:t>
      </w:r>
      <w:r w:rsidR="00BB7958">
        <w:rPr>
          <w:lang w:val="en-CA"/>
        </w:rPr>
        <w:t xml:space="preserve"> from varying façade materials.</w:t>
      </w:r>
      <w:r w:rsidRPr="00442989">
        <w:rPr>
          <w:lang w:val="en-CA"/>
        </w:rPr>
        <w:t xml:space="preserve"> [</w:t>
      </w:r>
      <w:commentRangeStart w:id="81"/>
      <w:r w:rsidRPr="00442989">
        <w:rPr>
          <w:lang w:val="en-CA"/>
        </w:rPr>
        <w:t>73</w:t>
      </w:r>
      <w:commentRangeEnd w:id="81"/>
      <w:r w:rsidR="000C2E81" w:rsidRPr="00442989">
        <w:rPr>
          <w:rStyle w:val="CommentReference"/>
          <w:sz w:val="20"/>
          <w:szCs w:val="22"/>
          <w:lang w:val="en-CA"/>
        </w:rPr>
        <w:commentReference w:id="81"/>
      </w:r>
      <w:r w:rsidRPr="00442989">
        <w:rPr>
          <w:lang w:val="en-CA"/>
        </w:rPr>
        <w:t>].</w:t>
      </w:r>
    </w:p>
    <w:p w14:paraId="365EEB31" w14:textId="77777777" w:rsidR="00442989" w:rsidRPr="00442989" w:rsidRDefault="00442989" w:rsidP="00442989">
      <w:pPr>
        <w:pStyle w:val="MDPI31text"/>
        <w:rPr>
          <w:lang w:val="en-CA"/>
        </w:rPr>
      </w:pPr>
      <w:r w:rsidRPr="00442989">
        <w:rPr>
          <w:lang w:val="en-CA"/>
        </w:rPr>
        <w:t xml:space="preserve">The field of satellite thermal remote sensing continues to expand, with numerous satellites equipped with single- and multi-spectral radiometers. </w:t>
      </w:r>
      <w:r w:rsidRPr="00442989">
        <w:rPr>
          <w:i/>
          <w:iCs/>
          <w:lang w:val="en-CA"/>
        </w:rPr>
        <w:t>Figure 3</w:t>
      </w:r>
      <w:r w:rsidRPr="00442989">
        <w:rPr>
          <w:lang w:val="en-CA"/>
        </w:rPr>
        <w:t xml:space="preserve"> highlights the </w:t>
      </w:r>
      <w:r w:rsidRPr="00442989">
        <w:rPr>
          <w:lang w:val="en-CA"/>
        </w:rPr>
        <w:lastRenderedPageBreak/>
        <w:t xml:space="preserve">frequent use of prominent sensors, including ASTER and MODIS on the NASA-based TERRA satellite, TIRS on Landsat 8, ETM+ on Landsat 7, and </w:t>
      </w:r>
      <w:r w:rsidRPr="00F708D7">
        <w:rPr>
          <w:highlight w:val="yellow"/>
          <w:lang w:val="en-CA"/>
          <w:rPrChange w:id="82" w:author="Geoffrey Hay" w:date="2025-12-29T20:03:00Z" w16du:dateUtc="2025-12-30T03:03:00Z">
            <w:rPr>
              <w:lang w:val="en-CA"/>
            </w:rPr>
          </w:rPrChange>
        </w:rPr>
        <w:t>SLSTR</w:t>
      </w:r>
      <w:r w:rsidRPr="00442989">
        <w:rPr>
          <w:lang w:val="en-CA"/>
        </w:rPr>
        <w:t xml:space="preserve"> on Sentinel-3. These satellites enable a diverse range of applications, notably land surface temperature estimation and comprehensive heat budget analyses. For example, thermal satellite data has been extensively used to study urban heat islands and analyze climate change dynamics.</w:t>
      </w:r>
    </w:p>
    <w:p w14:paraId="64A6B71B" w14:textId="77777777" w:rsidR="00442989" w:rsidRDefault="00442989" w:rsidP="00442989">
      <w:pPr>
        <w:pStyle w:val="MDPI31text"/>
        <w:keepNext/>
        <w:ind w:hanging="56"/>
        <w:jc w:val="left"/>
      </w:pPr>
      <w:r w:rsidRPr="00442989">
        <w:rPr>
          <w:noProof/>
          <w:lang w:val="en-CA"/>
        </w:rPr>
        <w:drawing>
          <wp:inline distT="0" distB="0" distL="0" distR="0" wp14:anchorId="2CBBAAE0" wp14:editId="6F6D8F61">
            <wp:extent cx="4860000" cy="2897308"/>
            <wp:effectExtent l="0" t="0" r="0" b="0"/>
            <wp:docPr id="755944540" name="Picture 3"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4540" name="Picture 3" descr="A graph with different colored bar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0000" cy="2897308"/>
                    </a:xfrm>
                    <a:prstGeom prst="rect">
                      <a:avLst/>
                    </a:prstGeom>
                    <a:noFill/>
                    <a:ln>
                      <a:noFill/>
                    </a:ln>
                  </pic:spPr>
                </pic:pic>
              </a:graphicData>
            </a:graphic>
          </wp:inline>
        </w:drawing>
      </w:r>
    </w:p>
    <w:p w14:paraId="2E8EA094" w14:textId="01CE116C" w:rsidR="00852C9F" w:rsidRDefault="00442989" w:rsidP="00442989">
      <w:pPr>
        <w:pStyle w:val="Caption"/>
        <w:spacing w:after="0"/>
        <w:ind w:left="2694"/>
        <w:rPr>
          <w:i w:val="0"/>
          <w:iCs w:val="0"/>
          <w:color w:val="000000" w:themeColor="text1"/>
        </w:rPr>
      </w:pPr>
      <w:r w:rsidRPr="00DA325E">
        <w:rPr>
          <w:b/>
          <w:bCs/>
          <w:i w:val="0"/>
          <w:iCs w:val="0"/>
          <w:color w:val="000000" w:themeColor="text1"/>
        </w:rPr>
        <w:t>Figure</w:t>
      </w:r>
      <w:r w:rsidRPr="00442989">
        <w:rPr>
          <w:i w:val="0"/>
          <w:iCs w:val="0"/>
          <w:color w:val="000000" w:themeColor="text1"/>
        </w:rPr>
        <w:t xml:space="preserve"> </w:t>
      </w:r>
      <w:r w:rsidRPr="00442989">
        <w:rPr>
          <w:i w:val="0"/>
          <w:iCs w:val="0"/>
          <w:color w:val="000000" w:themeColor="text1"/>
        </w:rPr>
        <w:fldChar w:fldCharType="begin"/>
      </w:r>
      <w:r w:rsidRPr="00442989">
        <w:rPr>
          <w:i w:val="0"/>
          <w:iCs w:val="0"/>
          <w:color w:val="000000" w:themeColor="text1"/>
        </w:rPr>
        <w:instrText xml:space="preserve"> SEQ Figure \* ARABIC </w:instrText>
      </w:r>
      <w:r w:rsidRPr="00442989">
        <w:rPr>
          <w:i w:val="0"/>
          <w:iCs w:val="0"/>
          <w:color w:val="000000" w:themeColor="text1"/>
        </w:rPr>
        <w:fldChar w:fldCharType="separate"/>
      </w:r>
      <w:r w:rsidR="007375E2">
        <w:rPr>
          <w:i w:val="0"/>
          <w:iCs w:val="0"/>
          <w:noProof/>
          <w:color w:val="000000" w:themeColor="text1"/>
        </w:rPr>
        <w:t>5</w:t>
      </w:r>
      <w:r w:rsidRPr="00442989">
        <w:rPr>
          <w:i w:val="0"/>
          <w:iCs w:val="0"/>
          <w:color w:val="000000" w:themeColor="text1"/>
        </w:rPr>
        <w:fldChar w:fldCharType="end"/>
      </w:r>
      <w:r w:rsidRPr="00442989">
        <w:rPr>
          <w:i w:val="0"/>
          <w:iCs w:val="0"/>
          <w:color w:val="000000" w:themeColor="text1"/>
        </w:rPr>
        <w:t xml:space="preserve">. Frequency of </w:t>
      </w:r>
      <w:commentRangeStart w:id="83"/>
      <w:r w:rsidRPr="00442989">
        <w:rPr>
          <w:i w:val="0"/>
          <w:iCs w:val="0"/>
          <w:color w:val="000000" w:themeColor="text1"/>
        </w:rPr>
        <w:t xml:space="preserve">use </w:t>
      </w:r>
      <w:commentRangeEnd w:id="83"/>
      <w:r w:rsidR="000C2E81" w:rsidRPr="00442989">
        <w:rPr>
          <w:rStyle w:val="CommentReference"/>
          <w:i w:val="0"/>
          <w:iCs w:val="0"/>
          <w:color w:val="000000" w:themeColor="text1"/>
          <w:sz w:val="18"/>
          <w:szCs w:val="18"/>
        </w:rPr>
        <w:commentReference w:id="83"/>
      </w:r>
      <w:r w:rsidRPr="00442989">
        <w:rPr>
          <w:i w:val="0"/>
          <w:iCs w:val="0"/>
          <w:color w:val="000000" w:themeColor="text1"/>
        </w:rPr>
        <w:t>for TIR remote sensing sensors/systems with moderate to coarse spatial resolution and high temporal resolution [95].</w:t>
      </w:r>
    </w:p>
    <w:p w14:paraId="0ADCF277" w14:textId="488CC7FF" w:rsidR="00442989" w:rsidRDefault="00442989" w:rsidP="00442989">
      <w:pPr>
        <w:pStyle w:val="MDPI31text"/>
        <w:rPr>
          <w:lang w:val="en-CA"/>
        </w:rPr>
      </w:pPr>
      <w:r w:rsidRPr="00442989">
        <w:rPr>
          <w:lang w:val="en-CA"/>
        </w:rPr>
        <w:t xml:space="preserve">From 2000 to 2020, over 39 sensors and 111 satellites were launched, marking significant growth in the field of thermal remote sensing. </w:t>
      </w:r>
      <w:r w:rsidRPr="00442989">
        <w:rPr>
          <w:i/>
          <w:iCs/>
          <w:lang w:val="en-CA"/>
        </w:rPr>
        <w:t>Figure 4</w:t>
      </w:r>
      <w:r w:rsidRPr="00442989">
        <w:rPr>
          <w:lang w:val="en-CA"/>
        </w:rPr>
        <w:t xml:space="preserve"> illustrates all missions conducted from the earliest efforts through the end of 2024, presented annually. Advancements from 2020 to 2024, including 38 satellite missions such as Sentinel-3A and Sentinel-3B, have further enhanced global capabilities for monitoring and analyzing thermal data. </w:t>
      </w:r>
      <w:r w:rsidRPr="00442989">
        <w:rPr>
          <w:i/>
          <w:iCs/>
          <w:lang w:val="en-CA"/>
        </w:rPr>
        <w:t>Table 3</w:t>
      </w:r>
      <w:r w:rsidRPr="00442989">
        <w:rPr>
          <w:lang w:val="en-CA"/>
        </w:rPr>
        <w:t xml:space="preserve"> highlights key satellite-based TIR sensors launched between 2000 and 2024. Among these, </w:t>
      </w:r>
      <w:r w:rsidR="008C32CA">
        <w:rPr>
          <w:lang w:val="en-CA"/>
        </w:rPr>
        <w:t xml:space="preserve">we suggest that </w:t>
      </w:r>
      <w:r w:rsidRPr="00442989">
        <w:rPr>
          <w:lang w:val="en-CA"/>
        </w:rPr>
        <w:t xml:space="preserve">the most revolutionary </w:t>
      </w:r>
      <w:r w:rsidR="008C32CA">
        <w:rPr>
          <w:lang w:val="en-CA"/>
        </w:rPr>
        <w:t xml:space="preserve">TIR </w:t>
      </w:r>
      <w:r w:rsidRPr="00442989">
        <w:rPr>
          <w:lang w:val="en-CA"/>
        </w:rPr>
        <w:t>mission was HOTSAT-1, launched by the UK-based company SatVu [96].</w:t>
      </w:r>
    </w:p>
    <w:p w14:paraId="3A593339" w14:textId="591E6714" w:rsidR="00442989" w:rsidRDefault="00442989" w:rsidP="00442989">
      <w:pPr>
        <w:pStyle w:val="MDPI31text"/>
        <w:rPr>
          <w:lang w:val="en-CA"/>
        </w:rPr>
      </w:pPr>
      <w:r w:rsidRPr="00442989">
        <w:rPr>
          <w:lang w:val="en-CA"/>
        </w:rPr>
        <w:t xml:space="preserve">HOTSAT-1 was a groundbreaking satellite, recognized as the world’s most advanced space-based thermometer. Launched in 2023, it delivered unprecedented thermal images of Earth’s surface, capturing details as small as 3.5 meters. The satellite’s innovative camera could detect thermal effects in cities and even track trains. However, just six months after its launch, HOTSAT-1’s camera failed, prematurely ending its mission. Despite this setback, its initial data excited scientists and highlighted the immense potential of advanced thermal imaging from space </w:t>
      </w:r>
      <w:r w:rsidR="008C32CA">
        <w:t>for applications in</w:t>
      </w:r>
      <w:r w:rsidR="008C32CA" w:rsidRPr="008C32CA">
        <w:t xml:space="preserve"> national security, climate monitoring, and infrastructure analysis</w:t>
      </w:r>
      <w:r w:rsidR="00D8599C">
        <w:t>.</w:t>
      </w:r>
      <w:r w:rsidR="008C32CA">
        <w:t xml:space="preserve"> </w:t>
      </w:r>
      <w:r w:rsidR="008C32CA">
        <w:rPr>
          <w:lang w:val="en-CA"/>
        </w:rPr>
        <w:t xml:space="preserve">As a result, HotSat-2 and HotSat-3 are being developed for launch in 2026 as part of </w:t>
      </w:r>
      <w:r w:rsidR="006E75CA">
        <w:rPr>
          <w:lang w:val="en-CA"/>
        </w:rPr>
        <w:t xml:space="preserve">a </w:t>
      </w:r>
      <w:r w:rsidR="008C32CA">
        <w:rPr>
          <w:lang w:val="en-CA"/>
        </w:rPr>
        <w:t xml:space="preserve">future constellation of 8-9 </w:t>
      </w:r>
      <w:r w:rsidR="00087319">
        <w:rPr>
          <w:lang w:val="en-CA"/>
        </w:rPr>
        <w:t xml:space="preserve">commercial </w:t>
      </w:r>
      <w:r w:rsidR="008C32CA">
        <w:rPr>
          <w:lang w:val="en-CA"/>
        </w:rPr>
        <w:t>TIR satellites</w:t>
      </w:r>
      <w:r w:rsidR="00D8599C">
        <w:rPr>
          <w:lang w:val="en-CA"/>
        </w:rPr>
        <w:t xml:space="preserve"> </w:t>
      </w:r>
      <w:r w:rsidR="00D8599C" w:rsidRPr="00442989">
        <w:rPr>
          <w:lang w:val="en-CA"/>
        </w:rPr>
        <w:t>[97]</w:t>
      </w:r>
      <w:r w:rsidR="00D8599C">
        <w:rPr>
          <w:lang w:val="en-CA"/>
        </w:rPr>
        <w:t>.</w:t>
      </w:r>
    </w:p>
    <w:p w14:paraId="54EA01CB" w14:textId="507372B8" w:rsidR="009563FE" w:rsidRPr="009563FE" w:rsidRDefault="009563FE" w:rsidP="007815D5">
      <w:pPr>
        <w:pStyle w:val="Caption"/>
        <w:keepNext/>
        <w:spacing w:before="240"/>
        <w:ind w:left="2040" w:firstLine="510"/>
        <w:rPr>
          <w:i w:val="0"/>
          <w:iCs w:val="0"/>
          <w:color w:val="000000" w:themeColor="text1"/>
        </w:rPr>
      </w:pPr>
      <w:commentRangeStart w:id="84"/>
      <w:r w:rsidRPr="00DA325E">
        <w:rPr>
          <w:b/>
          <w:bCs/>
          <w:i w:val="0"/>
          <w:iCs w:val="0"/>
          <w:color w:val="000000" w:themeColor="text1"/>
        </w:rPr>
        <w:t>Table</w:t>
      </w:r>
      <w:r w:rsidRPr="00BD4028">
        <w:rPr>
          <w:b/>
          <w:bCs/>
          <w:i w:val="0"/>
          <w:iCs w:val="0"/>
          <w:color w:val="000000" w:themeColor="text1"/>
          <w:rPrChange w:id="85" w:author="Geoffrey Hay" w:date="2025-12-29T20:19:00Z" w16du:dateUtc="2025-12-30T03:19:00Z">
            <w:rPr>
              <w:i w:val="0"/>
              <w:iCs w:val="0"/>
              <w:color w:val="000000" w:themeColor="text1"/>
            </w:rPr>
          </w:rPrChange>
        </w:rPr>
        <w:t xml:space="preserve"> </w:t>
      </w:r>
      <w:commentRangeEnd w:id="84"/>
      <w:r w:rsidR="000C2E81" w:rsidRPr="00BD4028">
        <w:rPr>
          <w:rStyle w:val="CommentReference"/>
          <w:b/>
          <w:bCs/>
          <w:i w:val="0"/>
          <w:iCs w:val="0"/>
          <w:color w:val="000000" w:themeColor="text1"/>
          <w:sz w:val="18"/>
          <w:szCs w:val="18"/>
          <w:rPrChange w:id="86" w:author="Geoffrey Hay" w:date="2025-12-29T20:19:00Z" w16du:dateUtc="2025-12-30T03:19:00Z">
            <w:rPr>
              <w:rStyle w:val="CommentReference"/>
              <w:i w:val="0"/>
              <w:iCs w:val="0"/>
              <w:color w:val="000000" w:themeColor="text1"/>
              <w:sz w:val="18"/>
              <w:szCs w:val="18"/>
            </w:rPr>
          </w:rPrChange>
        </w:rPr>
        <w:commentReference w:id="84"/>
      </w:r>
      <w:r w:rsidRPr="00BD4028">
        <w:rPr>
          <w:b/>
          <w:bCs/>
          <w:i w:val="0"/>
          <w:iCs w:val="0"/>
          <w:color w:val="000000" w:themeColor="text1"/>
          <w:rPrChange w:id="87" w:author="Geoffrey Hay" w:date="2025-12-29T20:19:00Z" w16du:dateUtc="2025-12-30T03:19:00Z">
            <w:rPr>
              <w:i w:val="0"/>
              <w:iCs w:val="0"/>
              <w:color w:val="000000" w:themeColor="text1"/>
            </w:rPr>
          </w:rPrChange>
        </w:rPr>
        <w:fldChar w:fldCharType="begin"/>
      </w:r>
      <w:r w:rsidRPr="00BD4028">
        <w:rPr>
          <w:b/>
          <w:bCs/>
          <w:i w:val="0"/>
          <w:iCs w:val="0"/>
          <w:color w:val="000000" w:themeColor="text1"/>
          <w:rPrChange w:id="88" w:author="Geoffrey Hay" w:date="2025-12-29T20:19:00Z" w16du:dateUtc="2025-12-30T03:19:00Z">
            <w:rPr>
              <w:i w:val="0"/>
              <w:iCs w:val="0"/>
              <w:color w:val="000000" w:themeColor="text1"/>
            </w:rPr>
          </w:rPrChange>
        </w:rPr>
        <w:instrText xml:space="preserve"> SEQ Table \* ARABIC </w:instrText>
      </w:r>
      <w:r w:rsidRPr="00BD4028">
        <w:rPr>
          <w:b/>
          <w:bCs/>
          <w:i w:val="0"/>
          <w:iCs w:val="0"/>
          <w:color w:val="000000" w:themeColor="text1"/>
          <w:rPrChange w:id="89" w:author="Geoffrey Hay" w:date="2025-12-29T20:19:00Z" w16du:dateUtc="2025-12-30T03:19:00Z">
            <w:rPr>
              <w:i w:val="0"/>
              <w:iCs w:val="0"/>
              <w:color w:val="000000" w:themeColor="text1"/>
            </w:rPr>
          </w:rPrChange>
        </w:rPr>
        <w:fldChar w:fldCharType="separate"/>
      </w:r>
      <w:r w:rsidR="00BE73C8">
        <w:rPr>
          <w:b/>
          <w:bCs/>
          <w:i w:val="0"/>
          <w:iCs w:val="0"/>
          <w:noProof/>
          <w:color w:val="000000" w:themeColor="text1"/>
        </w:rPr>
        <w:t>4</w:t>
      </w:r>
      <w:r w:rsidRPr="00BD4028">
        <w:rPr>
          <w:b/>
          <w:bCs/>
          <w:i w:val="0"/>
          <w:iCs w:val="0"/>
          <w:color w:val="000000" w:themeColor="text1"/>
          <w:rPrChange w:id="90" w:author="Geoffrey Hay" w:date="2025-12-29T20:19:00Z" w16du:dateUtc="2025-12-30T03:19:00Z">
            <w:rPr>
              <w:i w:val="0"/>
              <w:iCs w:val="0"/>
              <w:color w:val="000000" w:themeColor="text1"/>
            </w:rPr>
          </w:rPrChange>
        </w:rPr>
        <w:fldChar w:fldCharType="end"/>
      </w:r>
      <w:r w:rsidRPr="009563FE">
        <w:rPr>
          <w:i w:val="0"/>
          <w:iCs w:val="0"/>
          <w:color w:val="000000" w:themeColor="text1"/>
        </w:rPr>
        <w:t>.</w:t>
      </w:r>
      <w:r>
        <w:rPr>
          <w:i w:val="0"/>
          <w:iCs w:val="0"/>
          <w:color w:val="000000" w:themeColor="text1"/>
        </w:rPr>
        <w:t xml:space="preserve"> </w:t>
      </w:r>
      <w:r w:rsidRPr="009563FE">
        <w:rPr>
          <w:i w:val="0"/>
          <w:iCs w:val="0"/>
          <w:color w:val="000000" w:themeColor="text1"/>
        </w:rPr>
        <w:t xml:space="preserve">keystone </w:t>
      </w:r>
      <w:r w:rsidR="005B4F27" w:rsidRPr="009563FE">
        <w:rPr>
          <w:i w:val="0"/>
          <w:iCs w:val="0"/>
          <w:color w:val="000000" w:themeColor="text1"/>
        </w:rPr>
        <w:t>satellite-based</w:t>
      </w:r>
      <w:r w:rsidRPr="009563FE">
        <w:rPr>
          <w:i w:val="0"/>
          <w:iCs w:val="0"/>
          <w:color w:val="000000" w:themeColor="text1"/>
        </w:rPr>
        <w:t xml:space="preserve"> TIR sensors form 2000-2024.</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220"/>
        <w:gridCol w:w="567"/>
        <w:gridCol w:w="6070"/>
      </w:tblGrid>
      <w:tr w:rsidR="009563FE" w:rsidRPr="002B6F87" w14:paraId="5119C390" w14:textId="77777777" w:rsidTr="00653AAE">
        <w:tc>
          <w:tcPr>
            <w:tcW w:w="1220" w:type="dxa"/>
            <w:tcBorders>
              <w:bottom w:val="single" w:sz="4" w:space="0" w:color="auto"/>
            </w:tcBorders>
            <w:vAlign w:val="center"/>
          </w:tcPr>
          <w:p w14:paraId="73FB1C7C" w14:textId="05EC340F" w:rsidR="009563FE" w:rsidRPr="007F7C8C" w:rsidRDefault="00653AAE" w:rsidP="00653AAE">
            <w:pPr>
              <w:pStyle w:val="MDPI42tablebody"/>
              <w:spacing w:line="240" w:lineRule="auto"/>
              <w:jc w:val="left"/>
              <w:rPr>
                <w:b/>
                <w:snapToGrid/>
              </w:rPr>
            </w:pPr>
            <w:r>
              <w:rPr>
                <w:b/>
                <w:snapToGrid/>
              </w:rPr>
              <w:t>Satellite</w:t>
            </w:r>
          </w:p>
        </w:tc>
        <w:tc>
          <w:tcPr>
            <w:tcW w:w="567" w:type="dxa"/>
            <w:tcBorders>
              <w:bottom w:val="single" w:sz="4" w:space="0" w:color="auto"/>
            </w:tcBorders>
            <w:vAlign w:val="center"/>
          </w:tcPr>
          <w:p w14:paraId="0380A4DB" w14:textId="637B6E3A" w:rsidR="009563FE" w:rsidRPr="007F7C8C" w:rsidRDefault="00653AAE" w:rsidP="00653AAE">
            <w:pPr>
              <w:pStyle w:val="MDPI42tablebody"/>
              <w:spacing w:line="240" w:lineRule="auto"/>
              <w:jc w:val="both"/>
              <w:rPr>
                <w:b/>
                <w:snapToGrid/>
              </w:rPr>
            </w:pPr>
            <w:commentRangeStart w:id="91"/>
            <w:r>
              <w:rPr>
                <w:b/>
                <w:snapToGrid/>
              </w:rPr>
              <w:t xml:space="preserve">Year </w:t>
            </w:r>
            <w:commentRangeEnd w:id="91"/>
            <w:r w:rsidR="000C2E81" w:rsidRPr="007F7C8C">
              <w:rPr>
                <w:rStyle w:val="CommentReference"/>
                <w:b/>
                <w:snapToGrid/>
                <w:sz w:val="20"/>
                <w:szCs w:val="20"/>
              </w:rPr>
              <w:commentReference w:id="91"/>
            </w:r>
          </w:p>
        </w:tc>
        <w:tc>
          <w:tcPr>
            <w:tcW w:w="6070" w:type="dxa"/>
            <w:tcBorders>
              <w:bottom w:val="single" w:sz="4" w:space="0" w:color="auto"/>
            </w:tcBorders>
            <w:vAlign w:val="center"/>
          </w:tcPr>
          <w:p w14:paraId="794116EF" w14:textId="12872877" w:rsidR="009563FE" w:rsidRPr="007F7C8C" w:rsidRDefault="00653AAE" w:rsidP="00653AAE">
            <w:pPr>
              <w:pStyle w:val="MDPI42tablebody"/>
              <w:spacing w:line="240" w:lineRule="auto"/>
              <w:rPr>
                <w:b/>
                <w:snapToGrid/>
              </w:rPr>
            </w:pPr>
            <w:r>
              <w:rPr>
                <w:b/>
                <w:snapToGrid/>
              </w:rPr>
              <w:t>Description</w:t>
            </w:r>
          </w:p>
        </w:tc>
      </w:tr>
      <w:tr w:rsidR="00653AAE" w:rsidRPr="002B6F87" w14:paraId="5655F37F" w14:textId="77777777" w:rsidTr="00653AAE">
        <w:tc>
          <w:tcPr>
            <w:tcW w:w="1220" w:type="dxa"/>
            <w:vAlign w:val="center"/>
          </w:tcPr>
          <w:p w14:paraId="64704526" w14:textId="7A39B0BE"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ASTER</w:t>
            </w:r>
          </w:p>
        </w:tc>
        <w:tc>
          <w:tcPr>
            <w:tcW w:w="567" w:type="dxa"/>
            <w:vAlign w:val="center"/>
          </w:tcPr>
          <w:p w14:paraId="2C2F748A" w14:textId="7EE1CD31" w:rsidR="00653AAE" w:rsidRPr="007815D5" w:rsidRDefault="00653AAE" w:rsidP="00653AAE">
            <w:pPr>
              <w:pStyle w:val="MDPI42tablebody"/>
              <w:spacing w:line="240" w:lineRule="auto"/>
              <w:jc w:val="left"/>
              <w:rPr>
                <w:color w:val="auto"/>
              </w:rPr>
            </w:pPr>
            <w:r w:rsidRPr="007815D5">
              <w:rPr>
                <w:color w:val="auto"/>
              </w:rPr>
              <w:t>2000</w:t>
            </w:r>
          </w:p>
        </w:tc>
        <w:tc>
          <w:tcPr>
            <w:tcW w:w="6070" w:type="dxa"/>
            <w:vAlign w:val="center"/>
          </w:tcPr>
          <w:p w14:paraId="3BBC955A" w14:textId="06268EBC" w:rsidR="00653AAE" w:rsidRPr="007815D5" w:rsidRDefault="00BD4028" w:rsidP="00653AAE">
            <w:pPr>
              <w:spacing w:line="240" w:lineRule="auto"/>
              <w:rPr>
                <w:rFonts w:eastAsia="Times New Roman"/>
                <w:snapToGrid w:val="0"/>
                <w:color w:val="auto"/>
                <w:lang w:eastAsia="de-DE" w:bidi="en-US"/>
              </w:rPr>
            </w:pPr>
            <w:r>
              <w:rPr>
                <w:rFonts w:eastAsia="Times New Roman"/>
                <w:snapToGrid w:val="0"/>
                <w:color w:val="auto"/>
                <w:lang w:eastAsia="de-DE" w:bidi="en-US"/>
              </w:rPr>
              <w:t>L</w:t>
            </w:r>
            <w:r w:rsidR="00653AAE" w:rsidRPr="007815D5">
              <w:rPr>
                <w:rFonts w:eastAsia="Times New Roman"/>
                <w:snapToGrid w:val="0"/>
                <w:color w:val="auto"/>
                <w:lang w:eastAsia="de-DE" w:bidi="en-US"/>
              </w:rPr>
              <w:t xml:space="preserve">aunched on EOS-Terra, 14-channel radiometer, TIR (5 channels), </w:t>
            </w:r>
          </w:p>
          <w:p w14:paraId="338A290F" w14:textId="408E82A4" w:rsidR="00653AAE" w:rsidRPr="007815D5" w:rsidRDefault="00653AAE" w:rsidP="00653AAE">
            <w:pPr>
              <w:pStyle w:val="MDPI42tablebody"/>
              <w:spacing w:line="240" w:lineRule="auto"/>
              <w:jc w:val="left"/>
              <w:rPr>
                <w:color w:val="auto"/>
              </w:rPr>
            </w:pPr>
            <w:r w:rsidRPr="007815D5">
              <w:rPr>
                <w:color w:val="auto"/>
              </w:rPr>
              <w:t>8.12 - 11.65 µm, 90-meter pixel size</w:t>
            </w:r>
            <w:ins w:id="92" w:author="Geoffrey Hay" w:date="2025-12-29T20:21:00Z" w16du:dateUtc="2025-12-30T03:21:00Z">
              <w:r w:rsidR="00BD4028">
                <w:rPr>
                  <w:color w:val="auto"/>
                </w:rPr>
                <w:t>.</w:t>
              </w:r>
            </w:ins>
            <w:r w:rsidRPr="007815D5">
              <w:rPr>
                <w:color w:val="auto"/>
              </w:rPr>
              <w:t xml:space="preserve"> </w:t>
            </w:r>
          </w:p>
        </w:tc>
      </w:tr>
      <w:tr w:rsidR="00653AAE" w:rsidRPr="002B6F87" w14:paraId="25F93041" w14:textId="77777777" w:rsidTr="00653AAE">
        <w:tc>
          <w:tcPr>
            <w:tcW w:w="1220" w:type="dxa"/>
            <w:vAlign w:val="center"/>
          </w:tcPr>
          <w:p w14:paraId="3A6B412E" w14:textId="273AB04C"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MODIS (Tera, Aqua)</w:t>
            </w:r>
          </w:p>
        </w:tc>
        <w:tc>
          <w:tcPr>
            <w:tcW w:w="567" w:type="dxa"/>
            <w:vAlign w:val="center"/>
          </w:tcPr>
          <w:p w14:paraId="519AE73B" w14:textId="7A918261"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2000</w:t>
            </w:r>
          </w:p>
        </w:tc>
        <w:tc>
          <w:tcPr>
            <w:tcW w:w="6070" w:type="dxa"/>
            <w:vAlign w:val="center"/>
          </w:tcPr>
          <w:p w14:paraId="58B1543B" w14:textId="3B43CAC9"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36-channel, 16 TIR bands, 3.750 - 14.53 µm, Global coverage nearly twice/day (long-wave channels), 1.0 km (TIR channels)</w:t>
            </w:r>
          </w:p>
        </w:tc>
      </w:tr>
      <w:tr w:rsidR="00653AAE" w:rsidRPr="002B6F87" w14:paraId="6DE800EE" w14:textId="77777777" w:rsidTr="00653AAE">
        <w:tc>
          <w:tcPr>
            <w:tcW w:w="1220" w:type="dxa"/>
            <w:vAlign w:val="center"/>
          </w:tcPr>
          <w:p w14:paraId="63BCF8C4" w14:textId="7C589651" w:rsidR="00653AAE" w:rsidRPr="007815D5" w:rsidRDefault="00653AAE" w:rsidP="00653AAE">
            <w:pPr>
              <w:spacing w:line="240" w:lineRule="auto"/>
              <w:jc w:val="left"/>
              <w:rPr>
                <w:rFonts w:eastAsia="Times New Roman"/>
                <w:snapToGrid w:val="0"/>
                <w:color w:val="auto"/>
                <w:lang w:eastAsia="de-DE" w:bidi="en-US"/>
              </w:rPr>
            </w:pPr>
            <w:commentRangeStart w:id="93"/>
            <w:r w:rsidRPr="007815D5">
              <w:rPr>
                <w:rFonts w:eastAsia="Times New Roman"/>
                <w:snapToGrid w:val="0"/>
                <w:color w:val="auto"/>
                <w:lang w:eastAsia="de-DE" w:bidi="en-US"/>
              </w:rPr>
              <w:t>HSRS (BIRD)</w:t>
            </w:r>
            <w:commentRangeEnd w:id="93"/>
            <w:r w:rsidR="000C2E81" w:rsidRPr="007815D5">
              <w:rPr>
                <w:rStyle w:val="CommentReference"/>
                <w:rFonts w:eastAsia="Times New Roman"/>
                <w:snapToGrid w:val="0"/>
                <w:color w:val="auto"/>
                <w:sz w:val="20"/>
                <w:szCs w:val="20"/>
                <w:lang w:eastAsia="de-DE" w:bidi="en-US"/>
              </w:rPr>
              <w:commentReference w:id="93"/>
            </w:r>
          </w:p>
        </w:tc>
        <w:tc>
          <w:tcPr>
            <w:tcW w:w="567" w:type="dxa"/>
            <w:vAlign w:val="center"/>
          </w:tcPr>
          <w:p w14:paraId="04DF9921" w14:textId="203D553E"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2003</w:t>
            </w:r>
          </w:p>
        </w:tc>
        <w:tc>
          <w:tcPr>
            <w:tcW w:w="6070" w:type="dxa"/>
            <w:vAlign w:val="center"/>
          </w:tcPr>
          <w:p w14:paraId="38E05216" w14:textId="59E8DE66" w:rsidR="00653AAE" w:rsidRPr="007815D5" w:rsidRDefault="00653AAE" w:rsidP="00653AAE">
            <w:pPr>
              <w:spacing w:line="240" w:lineRule="auto"/>
              <w:rPr>
                <w:rFonts w:eastAsia="Times New Roman"/>
                <w:snapToGrid w:val="0"/>
                <w:color w:val="auto"/>
                <w:lang w:eastAsia="de-DE" w:bidi="en-US"/>
              </w:rPr>
            </w:pPr>
            <w:r w:rsidRPr="007815D5">
              <w:rPr>
                <w:rFonts w:eastAsia="Times New Roman"/>
                <w:snapToGrid w:val="0"/>
                <w:color w:val="auto"/>
                <w:lang w:eastAsia="de-DE" w:bidi="en-US"/>
              </w:rPr>
              <w:t>2-channel IR: 3.4-4.2 µm and 8.5-9.3 µm</w:t>
            </w:r>
            <w:ins w:id="94" w:author="Geoffrey Hay" w:date="2025-12-29T20:21:00Z" w16du:dateUtc="2025-12-30T03:21:00Z">
              <w:r w:rsidR="00BD4028">
                <w:rPr>
                  <w:rFonts w:eastAsia="Times New Roman"/>
                  <w:snapToGrid w:val="0"/>
                  <w:color w:val="auto"/>
                  <w:lang w:eastAsia="de-DE" w:bidi="en-US"/>
                </w:rPr>
                <w:t>.</w:t>
              </w:r>
            </w:ins>
            <w:r w:rsidRPr="007815D5">
              <w:rPr>
                <w:rFonts w:eastAsia="Times New Roman"/>
                <w:snapToGrid w:val="0"/>
                <w:color w:val="auto"/>
                <w:lang w:eastAsia="de-DE" w:bidi="en-US"/>
              </w:rPr>
              <w:t xml:space="preserve"> </w:t>
            </w:r>
          </w:p>
          <w:p w14:paraId="08CE5037" w14:textId="15A71D24" w:rsidR="00653AAE" w:rsidRPr="007815D5" w:rsidRDefault="00653AAE" w:rsidP="00653AAE">
            <w:pPr>
              <w:spacing w:line="240" w:lineRule="auto"/>
              <w:rPr>
                <w:rFonts w:eastAsia="Times New Roman"/>
                <w:snapToGrid w:val="0"/>
                <w:color w:val="auto"/>
                <w:lang w:eastAsia="de-DE" w:bidi="en-US"/>
              </w:rPr>
            </w:pPr>
            <w:r w:rsidRPr="007815D5">
              <w:rPr>
                <w:rFonts w:eastAsia="Times New Roman"/>
                <w:snapToGrid w:val="0"/>
                <w:color w:val="auto"/>
                <w:lang w:eastAsia="de-DE" w:bidi="en-US"/>
              </w:rPr>
              <w:lastRenderedPageBreak/>
              <w:t>372 m spatial resolution, Global coverage in 2 weeks, 2002 to 2007 lifetime.</w:t>
            </w:r>
          </w:p>
        </w:tc>
      </w:tr>
      <w:tr w:rsidR="00653AAE" w:rsidRPr="002B6F87" w14:paraId="0D89DACC" w14:textId="77777777" w:rsidTr="00653AAE">
        <w:tc>
          <w:tcPr>
            <w:tcW w:w="1220" w:type="dxa"/>
            <w:vAlign w:val="center"/>
          </w:tcPr>
          <w:p w14:paraId="78789814" w14:textId="72AB81B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lastRenderedPageBreak/>
              <w:t>VIIRS</w:t>
            </w:r>
          </w:p>
        </w:tc>
        <w:tc>
          <w:tcPr>
            <w:tcW w:w="567" w:type="dxa"/>
            <w:vAlign w:val="center"/>
          </w:tcPr>
          <w:p w14:paraId="12CF232A" w14:textId="5EA111DF"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2012</w:t>
            </w:r>
          </w:p>
        </w:tc>
        <w:tc>
          <w:tcPr>
            <w:tcW w:w="6070" w:type="dxa"/>
            <w:vAlign w:val="center"/>
          </w:tcPr>
          <w:p w14:paraId="6D8B2150" w14:textId="6C9CABE2" w:rsidR="00653AAE" w:rsidRPr="007815D5" w:rsidRDefault="000B03F2" w:rsidP="00653AAE">
            <w:pPr>
              <w:spacing w:line="240" w:lineRule="auto"/>
              <w:rPr>
                <w:rFonts w:eastAsia="Times New Roman"/>
                <w:snapToGrid w:val="0"/>
                <w:color w:val="auto"/>
                <w:lang w:eastAsia="de-DE" w:bidi="en-US"/>
              </w:rPr>
            </w:pPr>
            <w:r>
              <w:rPr>
                <w:rFonts w:eastAsia="Times New Roman"/>
                <w:snapToGrid w:val="0"/>
                <w:color w:val="auto"/>
                <w:lang w:eastAsia="de-DE" w:bidi="en-US"/>
              </w:rPr>
              <w:t>L</w:t>
            </w:r>
            <w:r w:rsidR="00653AAE" w:rsidRPr="007815D5">
              <w:rPr>
                <w:rFonts w:eastAsia="Times New Roman"/>
                <w:snapToGrid w:val="0"/>
                <w:color w:val="auto"/>
                <w:lang w:eastAsia="de-DE" w:bidi="en-US"/>
              </w:rPr>
              <w:t>aunched on NOAA-20, 21, 22 channels, 7 TIR bands. 375m and 750m pixel size</w:t>
            </w:r>
          </w:p>
        </w:tc>
      </w:tr>
      <w:tr w:rsidR="00653AAE" w:rsidRPr="002B6F87" w14:paraId="2E45EC84" w14:textId="77777777" w:rsidTr="00653AAE">
        <w:tc>
          <w:tcPr>
            <w:tcW w:w="1220" w:type="dxa"/>
            <w:vAlign w:val="center"/>
          </w:tcPr>
          <w:p w14:paraId="2A0D941B" w14:textId="4EACDFC4"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 xml:space="preserve">LANDSAT-8 TIRS </w:t>
            </w:r>
          </w:p>
        </w:tc>
        <w:tc>
          <w:tcPr>
            <w:tcW w:w="567" w:type="dxa"/>
            <w:vAlign w:val="center"/>
          </w:tcPr>
          <w:p w14:paraId="65F79A5C" w14:textId="59114B2D"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2013</w:t>
            </w:r>
          </w:p>
        </w:tc>
        <w:tc>
          <w:tcPr>
            <w:tcW w:w="6070" w:type="dxa"/>
            <w:vAlign w:val="center"/>
          </w:tcPr>
          <w:p w14:paraId="077DE98C" w14:textId="7777777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 TIR channels, 100 m spatial resolution, Global coverage in 8 days</w:t>
            </w:r>
          </w:p>
          <w:p w14:paraId="66E9B15B" w14:textId="04755E6E"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10.3 - 11.3 μm, 11.5 - 12.5 μm</w:t>
            </w:r>
          </w:p>
        </w:tc>
      </w:tr>
      <w:tr w:rsidR="00653AAE" w:rsidRPr="002B6F87" w14:paraId="425D45E5" w14:textId="77777777" w:rsidTr="00653AAE">
        <w:tc>
          <w:tcPr>
            <w:tcW w:w="1220" w:type="dxa"/>
            <w:vAlign w:val="center"/>
          </w:tcPr>
          <w:p w14:paraId="73617484" w14:textId="0F4F4B3F"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Sentinel-3A (SLSTR)</w:t>
            </w:r>
          </w:p>
        </w:tc>
        <w:tc>
          <w:tcPr>
            <w:tcW w:w="567" w:type="dxa"/>
            <w:vAlign w:val="center"/>
          </w:tcPr>
          <w:p w14:paraId="7CBFF1C6" w14:textId="70065653"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2016</w:t>
            </w:r>
          </w:p>
        </w:tc>
        <w:tc>
          <w:tcPr>
            <w:tcW w:w="6070" w:type="dxa"/>
            <w:vAlign w:val="center"/>
          </w:tcPr>
          <w:p w14:paraId="6AAB22A7" w14:textId="3E2A8EF6"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11-channels, 5 MWIR/TIR channels, 1.0 km for MWIR/TIR</w:t>
            </w:r>
          </w:p>
        </w:tc>
      </w:tr>
      <w:tr w:rsidR="00653AAE" w:rsidRPr="002B6F87" w14:paraId="6E313D27" w14:textId="77777777" w:rsidTr="00653AAE">
        <w:tc>
          <w:tcPr>
            <w:tcW w:w="1220" w:type="dxa"/>
            <w:vAlign w:val="center"/>
          </w:tcPr>
          <w:p w14:paraId="3A89BA52" w14:textId="1FD7021B" w:rsidR="00653AAE" w:rsidRPr="007815D5" w:rsidRDefault="00653AAE" w:rsidP="00653AAE">
            <w:pPr>
              <w:spacing w:line="240" w:lineRule="auto"/>
              <w:jc w:val="left"/>
              <w:rPr>
                <w:rFonts w:eastAsia="Times New Roman"/>
                <w:snapToGrid w:val="0"/>
                <w:color w:val="auto"/>
                <w:lang w:eastAsia="de-DE" w:bidi="en-US"/>
              </w:rPr>
            </w:pPr>
            <w:hyperlink r:id="rId20" w:history="1">
              <w:r w:rsidRPr="007815D5">
                <w:rPr>
                  <w:rFonts w:eastAsia="Times New Roman"/>
                  <w:snapToGrid w:val="0"/>
                  <w:color w:val="auto"/>
                  <w:lang w:eastAsia="de-DE" w:bidi="en-US"/>
                </w:rPr>
                <w:t>ECOSTRESS</w:t>
              </w:r>
            </w:hyperlink>
          </w:p>
        </w:tc>
        <w:tc>
          <w:tcPr>
            <w:tcW w:w="567" w:type="dxa"/>
            <w:vAlign w:val="center"/>
          </w:tcPr>
          <w:p w14:paraId="50BDB03C" w14:textId="16787611"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2018</w:t>
            </w:r>
          </w:p>
        </w:tc>
        <w:tc>
          <w:tcPr>
            <w:tcW w:w="6070" w:type="dxa"/>
            <w:vAlign w:val="center"/>
          </w:tcPr>
          <w:p w14:paraId="26561CC1" w14:textId="7777777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 xml:space="preserve">5-channel TIR radiometer, 8.3-12.1 μm, 46 m spatial resolution, </w:t>
            </w:r>
          </w:p>
          <w:p w14:paraId="181EBC79" w14:textId="5099E2E4"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cycle in 4 days</w:t>
            </w:r>
          </w:p>
        </w:tc>
      </w:tr>
      <w:tr w:rsidR="00653AAE" w:rsidRPr="002B6F87" w14:paraId="087F46FA" w14:textId="77777777" w:rsidTr="00653AAE">
        <w:tc>
          <w:tcPr>
            <w:tcW w:w="1220" w:type="dxa"/>
            <w:vAlign w:val="center"/>
          </w:tcPr>
          <w:p w14:paraId="4292E9CF" w14:textId="15D2891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Sentinel-3B (SLSTR)</w:t>
            </w:r>
          </w:p>
        </w:tc>
        <w:tc>
          <w:tcPr>
            <w:tcW w:w="567" w:type="dxa"/>
            <w:vAlign w:val="center"/>
          </w:tcPr>
          <w:p w14:paraId="19207BA6" w14:textId="48E1E789"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2018</w:t>
            </w:r>
          </w:p>
        </w:tc>
        <w:tc>
          <w:tcPr>
            <w:tcW w:w="6070" w:type="dxa"/>
            <w:vAlign w:val="center"/>
          </w:tcPr>
          <w:p w14:paraId="0E3453CB" w14:textId="1D7C44BE"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11-channels, 5 MWIR/TIR channels, 1.0 km for MWIR/TIR</w:t>
            </w:r>
          </w:p>
        </w:tc>
      </w:tr>
      <w:tr w:rsidR="00653AAE" w:rsidRPr="002B6F87" w14:paraId="215B8D3A" w14:textId="77777777" w:rsidTr="00653AAE">
        <w:tc>
          <w:tcPr>
            <w:tcW w:w="1220" w:type="dxa"/>
            <w:vAlign w:val="center"/>
          </w:tcPr>
          <w:p w14:paraId="7F29484F" w14:textId="23E83EEA"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 xml:space="preserve">LANDSAT-9 (TIRS-2) </w:t>
            </w:r>
          </w:p>
        </w:tc>
        <w:tc>
          <w:tcPr>
            <w:tcW w:w="567" w:type="dxa"/>
            <w:vAlign w:val="center"/>
          </w:tcPr>
          <w:p w14:paraId="6DC8003F" w14:textId="196C390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2021</w:t>
            </w:r>
          </w:p>
        </w:tc>
        <w:tc>
          <w:tcPr>
            <w:tcW w:w="6070" w:type="dxa"/>
            <w:vAlign w:val="center"/>
          </w:tcPr>
          <w:p w14:paraId="67D470BF" w14:textId="7777777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 TIR channels, 100 m spatial resolution, Global coverage in 8 days</w:t>
            </w:r>
          </w:p>
          <w:p w14:paraId="2CBE7357" w14:textId="5BF639DC"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10.3 - 11.3 μm, 11.5 - 12.5 μm</w:t>
            </w:r>
          </w:p>
        </w:tc>
      </w:tr>
      <w:tr w:rsidR="00653AAE" w:rsidRPr="002B6F87" w14:paraId="43E82A3A" w14:textId="77777777" w:rsidTr="00653AAE">
        <w:tc>
          <w:tcPr>
            <w:tcW w:w="1220" w:type="dxa"/>
            <w:vAlign w:val="center"/>
          </w:tcPr>
          <w:p w14:paraId="79217D93" w14:textId="2F7BB203"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 xml:space="preserve">HiVE </w:t>
            </w:r>
          </w:p>
        </w:tc>
        <w:tc>
          <w:tcPr>
            <w:tcW w:w="567" w:type="dxa"/>
            <w:vAlign w:val="center"/>
          </w:tcPr>
          <w:p w14:paraId="14DB69D3" w14:textId="3768DD4E"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2021</w:t>
            </w:r>
          </w:p>
        </w:tc>
        <w:tc>
          <w:tcPr>
            <w:tcW w:w="6070" w:type="dxa"/>
            <w:vAlign w:val="center"/>
          </w:tcPr>
          <w:p w14:paraId="407782F8" w14:textId="4CFED4BF" w:rsidR="00653AAE" w:rsidRPr="007815D5" w:rsidRDefault="00653AAE" w:rsidP="00653AAE">
            <w:pPr>
              <w:spacing w:line="240" w:lineRule="auto"/>
              <w:jc w:val="left"/>
              <w:rPr>
                <w:rFonts w:eastAsia="Times New Roman"/>
                <w:snapToGrid w:val="0"/>
                <w:color w:val="auto"/>
                <w:lang w:eastAsia="de-DE" w:bidi="en-US"/>
              </w:rPr>
            </w:pPr>
            <w:commentRangeStart w:id="95"/>
            <w:r w:rsidRPr="007815D5">
              <w:rPr>
                <w:rFonts w:eastAsia="Times New Roman"/>
                <w:snapToGrid w:val="0"/>
                <w:color w:val="auto"/>
                <w:lang w:eastAsia="de-DE" w:bidi="en-US"/>
              </w:rPr>
              <w:t>Owned by constellr, Cryocooled long-wave infrared (LWIR) sensors, Provide advanced warning of plant stress from temperature-induced evapotranspiration, High precision mapping of Earth's land surface temperature, first cryocooled LWIR sensor on a MicroSAT, spatial resolution of 30 m</w:t>
            </w:r>
            <w:commentRangeEnd w:id="95"/>
            <w:r w:rsidR="000C2E81" w:rsidRPr="007815D5">
              <w:rPr>
                <w:rStyle w:val="CommentReference"/>
                <w:rFonts w:eastAsia="Times New Roman"/>
                <w:snapToGrid w:val="0"/>
                <w:color w:val="auto"/>
                <w:sz w:val="20"/>
                <w:szCs w:val="20"/>
                <w:lang w:eastAsia="de-DE" w:bidi="en-US"/>
              </w:rPr>
              <w:commentReference w:id="95"/>
            </w:r>
          </w:p>
        </w:tc>
      </w:tr>
      <w:tr w:rsidR="00653AAE" w:rsidRPr="002B6F87" w14:paraId="41CB927C" w14:textId="77777777" w:rsidTr="00653AAE">
        <w:tc>
          <w:tcPr>
            <w:tcW w:w="1220" w:type="dxa"/>
            <w:vAlign w:val="center"/>
          </w:tcPr>
          <w:p w14:paraId="42A77C2F" w14:textId="6B6813EC"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 xml:space="preserve">Forest-1 </w:t>
            </w:r>
            <w:ins w:id="96" w:author="Geoffrey Hay" w:date="2025-12-29T20:30:00Z" w16du:dateUtc="2025-12-30T03:30:00Z">
              <w:r w:rsidR="000B03F2">
                <w:rPr>
                  <w:rFonts w:eastAsia="Times New Roman"/>
                  <w:snapToGrid w:val="0"/>
                  <w:color w:val="auto"/>
                  <w:lang w:eastAsia="de-DE" w:bidi="en-US"/>
                </w:rPr>
                <w:br/>
              </w:r>
            </w:ins>
            <w:r w:rsidRPr="007815D5">
              <w:rPr>
                <w:rFonts w:eastAsia="Times New Roman"/>
                <w:snapToGrid w:val="0"/>
                <w:color w:val="auto"/>
                <w:lang w:eastAsia="de-DE" w:bidi="en-US"/>
              </w:rPr>
              <w:t>(SAFIRE-1)</w:t>
            </w:r>
          </w:p>
        </w:tc>
        <w:tc>
          <w:tcPr>
            <w:tcW w:w="567" w:type="dxa"/>
            <w:vAlign w:val="center"/>
          </w:tcPr>
          <w:p w14:paraId="2E53FEB4" w14:textId="7EA4EFA1"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2022</w:t>
            </w:r>
          </w:p>
        </w:tc>
        <w:tc>
          <w:tcPr>
            <w:tcW w:w="6070" w:type="dxa"/>
            <w:vAlign w:val="center"/>
          </w:tcPr>
          <w:p w14:paraId="1889EC6D" w14:textId="7777777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Owned by OroraTech, 3 bands: MWIR, LWIR1, LWIR2.</w:t>
            </w:r>
          </w:p>
          <w:p w14:paraId="675EFAE2" w14:textId="7E3FCBAA"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200 m pixel size, 7 d revisit time.</w:t>
            </w:r>
          </w:p>
        </w:tc>
      </w:tr>
      <w:tr w:rsidR="00653AAE" w:rsidRPr="002B6F87" w14:paraId="5C4FE340" w14:textId="77777777" w:rsidTr="00653AAE">
        <w:tc>
          <w:tcPr>
            <w:tcW w:w="1220" w:type="dxa"/>
            <w:vAlign w:val="center"/>
          </w:tcPr>
          <w:p w14:paraId="72689455" w14:textId="1364DC40"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 xml:space="preserve">Forest-2 </w:t>
            </w:r>
            <w:ins w:id="97" w:author="Geoffrey Hay" w:date="2025-12-29T20:30:00Z" w16du:dateUtc="2025-12-30T03:30:00Z">
              <w:r w:rsidR="000B03F2">
                <w:rPr>
                  <w:rFonts w:eastAsia="Times New Roman"/>
                  <w:snapToGrid w:val="0"/>
                  <w:color w:val="auto"/>
                  <w:lang w:eastAsia="de-DE" w:bidi="en-US"/>
                </w:rPr>
                <w:br/>
              </w:r>
            </w:ins>
            <w:r w:rsidRPr="007815D5">
              <w:rPr>
                <w:rFonts w:eastAsia="Times New Roman"/>
                <w:snapToGrid w:val="0"/>
                <w:color w:val="auto"/>
                <w:lang w:eastAsia="de-DE" w:bidi="en-US"/>
              </w:rPr>
              <w:t>(SAFIRE-2)</w:t>
            </w:r>
          </w:p>
        </w:tc>
        <w:tc>
          <w:tcPr>
            <w:tcW w:w="567" w:type="dxa"/>
            <w:vAlign w:val="center"/>
          </w:tcPr>
          <w:p w14:paraId="310F65A9" w14:textId="19648AFF"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2023</w:t>
            </w:r>
          </w:p>
        </w:tc>
        <w:tc>
          <w:tcPr>
            <w:tcW w:w="6070" w:type="dxa"/>
            <w:vAlign w:val="center"/>
          </w:tcPr>
          <w:p w14:paraId="41351135" w14:textId="7777777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Owned by OroraTech, 3 bands: MWIR, LWIR1, LWIR2.</w:t>
            </w:r>
          </w:p>
          <w:p w14:paraId="36BBC3B6" w14:textId="2BE1FD6A"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200 m pixel size, 7 d revisit time.</w:t>
            </w:r>
          </w:p>
        </w:tc>
      </w:tr>
      <w:tr w:rsidR="00653AAE" w:rsidRPr="002B6F87" w14:paraId="72E6CE64" w14:textId="77777777" w:rsidTr="00653AAE">
        <w:tc>
          <w:tcPr>
            <w:tcW w:w="1220" w:type="dxa"/>
            <w:vAlign w:val="center"/>
          </w:tcPr>
          <w:p w14:paraId="095DF8FF" w14:textId="5687E865"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 xml:space="preserve">HYDROSAT (LIRI) </w:t>
            </w:r>
          </w:p>
        </w:tc>
        <w:tc>
          <w:tcPr>
            <w:tcW w:w="567" w:type="dxa"/>
            <w:vAlign w:val="center"/>
          </w:tcPr>
          <w:p w14:paraId="75260BED" w14:textId="36EB3FBC"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2024</w:t>
            </w:r>
          </w:p>
        </w:tc>
        <w:tc>
          <w:tcPr>
            <w:tcW w:w="6070" w:type="dxa"/>
            <w:vAlign w:val="center"/>
          </w:tcPr>
          <w:p w14:paraId="79F8EF5A" w14:textId="7777777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 xml:space="preserve">2 bands 10-12.5 µm, revisit 16 days, </w:t>
            </w:r>
          </w:p>
          <w:p w14:paraId="4FA47344" w14:textId="5E034AA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pixel size: 71 m x 71 m at nadir</w:t>
            </w:r>
          </w:p>
        </w:tc>
      </w:tr>
      <w:tr w:rsidR="00653AAE" w:rsidRPr="002B6F87" w14:paraId="30360098" w14:textId="77777777" w:rsidTr="00653AAE">
        <w:tc>
          <w:tcPr>
            <w:tcW w:w="1220" w:type="dxa"/>
            <w:vAlign w:val="center"/>
          </w:tcPr>
          <w:p w14:paraId="693F7FD8" w14:textId="5D3B391B"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HOTSAT-1</w:t>
            </w:r>
          </w:p>
        </w:tc>
        <w:tc>
          <w:tcPr>
            <w:tcW w:w="567" w:type="dxa"/>
            <w:vAlign w:val="center"/>
          </w:tcPr>
          <w:p w14:paraId="44186101" w14:textId="7616731B"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2023-2023</w:t>
            </w:r>
          </w:p>
        </w:tc>
        <w:tc>
          <w:tcPr>
            <w:tcW w:w="6070" w:type="dxa"/>
            <w:vAlign w:val="center"/>
          </w:tcPr>
          <w:p w14:paraId="764E2D8A" w14:textId="564AC7EC"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To monitor the Earth's surface at high spatial resolution in the mid-wave infrared. 3.5 m spatial resolution, Mid-wave infrared detector, cooled sensor.</w:t>
            </w:r>
          </w:p>
        </w:tc>
      </w:tr>
      <w:tr w:rsidR="00653AAE" w:rsidRPr="002B6F87" w14:paraId="17B63131" w14:textId="77777777" w:rsidTr="00653AAE">
        <w:tc>
          <w:tcPr>
            <w:tcW w:w="1220" w:type="dxa"/>
            <w:vAlign w:val="center"/>
          </w:tcPr>
          <w:p w14:paraId="068096BE" w14:textId="4389D428"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EarthDaily</w:t>
            </w:r>
          </w:p>
        </w:tc>
        <w:tc>
          <w:tcPr>
            <w:tcW w:w="567" w:type="dxa"/>
            <w:vAlign w:val="center"/>
          </w:tcPr>
          <w:p w14:paraId="0E23AC00" w14:textId="199CD495"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2024</w:t>
            </w:r>
          </w:p>
        </w:tc>
        <w:tc>
          <w:tcPr>
            <w:tcW w:w="6070" w:type="dxa"/>
            <w:vAlign w:val="center"/>
          </w:tcPr>
          <w:p w14:paraId="309407A2" w14:textId="77777777"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 xml:space="preserve">22 spectral bands, 3 TIR bands </w:t>
            </w:r>
          </w:p>
          <w:p w14:paraId="098A3F97" w14:textId="39F5B1D6"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 xml:space="preserve">5 m spatial resolution </w:t>
            </w:r>
          </w:p>
        </w:tc>
      </w:tr>
      <w:tr w:rsidR="00653AAE" w:rsidRPr="002B6F87" w14:paraId="2798459F" w14:textId="77777777" w:rsidTr="00653AAE">
        <w:tc>
          <w:tcPr>
            <w:tcW w:w="1220" w:type="dxa"/>
            <w:vAlign w:val="center"/>
          </w:tcPr>
          <w:p w14:paraId="501EAD75" w14:textId="17B3B22A"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EarthCARE (MSI)</w:t>
            </w:r>
          </w:p>
        </w:tc>
        <w:tc>
          <w:tcPr>
            <w:tcW w:w="567" w:type="dxa"/>
            <w:vAlign w:val="center"/>
          </w:tcPr>
          <w:p w14:paraId="43F15232" w14:textId="63C6C115"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2024</w:t>
            </w:r>
          </w:p>
        </w:tc>
        <w:tc>
          <w:tcPr>
            <w:tcW w:w="6070" w:type="dxa"/>
            <w:vAlign w:val="center"/>
          </w:tcPr>
          <w:p w14:paraId="1BEB2933" w14:textId="5AEA3BF0" w:rsidR="00653AAE" w:rsidRPr="007815D5" w:rsidRDefault="00653AAE" w:rsidP="00653AAE">
            <w:pPr>
              <w:spacing w:line="240" w:lineRule="auto"/>
              <w:jc w:val="left"/>
              <w:rPr>
                <w:rFonts w:eastAsia="Times New Roman"/>
                <w:snapToGrid w:val="0"/>
                <w:color w:val="auto"/>
                <w:lang w:eastAsia="de-DE" w:bidi="en-US"/>
              </w:rPr>
            </w:pPr>
            <w:r w:rsidRPr="007815D5">
              <w:rPr>
                <w:rFonts w:eastAsia="Times New Roman"/>
                <w:snapToGrid w:val="0"/>
                <w:color w:val="auto"/>
                <w:lang w:eastAsia="de-DE" w:bidi="en-US"/>
              </w:rPr>
              <w:t>7 channels, 3 TIR bands, 500 m IFOV, Global coverage in 8 days (IR)</w:t>
            </w:r>
          </w:p>
        </w:tc>
      </w:tr>
    </w:tbl>
    <w:p w14:paraId="49C0C735" w14:textId="77777777" w:rsidR="00442989" w:rsidRDefault="00442989" w:rsidP="00442989">
      <w:pPr>
        <w:pStyle w:val="MDPI31text"/>
        <w:rPr>
          <w:lang w:val="en-CA"/>
        </w:rPr>
      </w:pPr>
    </w:p>
    <w:p w14:paraId="3AEA5C10" w14:textId="77777777" w:rsidR="00653AAE" w:rsidRDefault="00653AAE" w:rsidP="00442989">
      <w:pPr>
        <w:pStyle w:val="MDPI31text"/>
        <w:rPr>
          <w:lang w:val="en-CA"/>
        </w:rPr>
      </w:pPr>
    </w:p>
    <w:p w14:paraId="651F1610" w14:textId="77777777" w:rsidR="00421A64" w:rsidRDefault="00421A64" w:rsidP="00421A64">
      <w:pPr>
        <w:pStyle w:val="MDPI31text"/>
        <w:keepNext/>
        <w:ind w:hanging="56"/>
      </w:pPr>
      <w:r>
        <w:rPr>
          <w:noProof/>
        </w:rPr>
        <w:lastRenderedPageBreak/>
        <w:drawing>
          <wp:inline distT="0" distB="0" distL="0" distR="0" wp14:anchorId="7056ACDD" wp14:editId="2A6464D1">
            <wp:extent cx="4860000" cy="2062385"/>
            <wp:effectExtent l="0" t="0" r="0" b="0"/>
            <wp:docPr id="1333465349" name="Picture 4"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65349" name="Picture 4" descr="A graph of different colored bar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0000" cy="2062385"/>
                    </a:xfrm>
                    <a:prstGeom prst="rect">
                      <a:avLst/>
                    </a:prstGeom>
                    <a:noFill/>
                    <a:ln>
                      <a:noFill/>
                    </a:ln>
                  </pic:spPr>
                </pic:pic>
              </a:graphicData>
            </a:graphic>
          </wp:inline>
        </w:drawing>
      </w:r>
    </w:p>
    <w:p w14:paraId="44711CA9" w14:textId="2A36CF9D" w:rsidR="00421A64" w:rsidRPr="00421A64" w:rsidRDefault="00421A64" w:rsidP="00421A64">
      <w:pPr>
        <w:pStyle w:val="Caption"/>
        <w:ind w:left="2040" w:firstLine="510"/>
        <w:rPr>
          <w:i w:val="0"/>
          <w:iCs w:val="0"/>
          <w:color w:val="auto"/>
          <w:lang w:val="en-CA"/>
        </w:rPr>
      </w:pPr>
      <w:commentRangeStart w:id="98"/>
      <w:r w:rsidRPr="00DA325E">
        <w:rPr>
          <w:b/>
          <w:bCs/>
          <w:i w:val="0"/>
          <w:iCs w:val="0"/>
          <w:color w:val="auto"/>
        </w:rPr>
        <w:t>Figure</w:t>
      </w:r>
      <w:r w:rsidRPr="00421A64">
        <w:rPr>
          <w:i w:val="0"/>
          <w:iCs w:val="0"/>
          <w:color w:val="auto"/>
        </w:rPr>
        <w:t xml:space="preserve"> </w:t>
      </w:r>
      <w:commentRangeEnd w:id="98"/>
      <w:r w:rsidR="000C2E81" w:rsidRPr="00421A64">
        <w:rPr>
          <w:rStyle w:val="CommentReference"/>
          <w:i w:val="0"/>
          <w:iCs w:val="0"/>
          <w:color w:val="auto"/>
          <w:sz w:val="18"/>
          <w:szCs w:val="18"/>
        </w:rPr>
        <w:commentReference w:id="98"/>
      </w:r>
      <w:r w:rsidRPr="00421A64">
        <w:rPr>
          <w:i w:val="0"/>
          <w:iCs w:val="0"/>
          <w:color w:val="auto"/>
        </w:rPr>
        <w:fldChar w:fldCharType="begin"/>
      </w:r>
      <w:r w:rsidRPr="00421A64">
        <w:rPr>
          <w:i w:val="0"/>
          <w:iCs w:val="0"/>
          <w:color w:val="auto"/>
        </w:rPr>
        <w:instrText xml:space="preserve"> SEQ Figure \* ARABIC </w:instrText>
      </w:r>
      <w:r w:rsidRPr="00421A64">
        <w:rPr>
          <w:i w:val="0"/>
          <w:iCs w:val="0"/>
          <w:color w:val="auto"/>
        </w:rPr>
        <w:fldChar w:fldCharType="separate"/>
      </w:r>
      <w:r w:rsidR="007375E2">
        <w:rPr>
          <w:i w:val="0"/>
          <w:iCs w:val="0"/>
          <w:noProof/>
          <w:color w:val="auto"/>
        </w:rPr>
        <w:t>6</w:t>
      </w:r>
      <w:r w:rsidRPr="00421A64">
        <w:rPr>
          <w:i w:val="0"/>
          <w:iCs w:val="0"/>
          <w:color w:val="auto"/>
        </w:rPr>
        <w:fldChar w:fldCharType="end"/>
      </w:r>
      <w:r w:rsidRPr="00421A64">
        <w:rPr>
          <w:i w:val="0"/>
          <w:iCs w:val="0"/>
          <w:color w:val="auto"/>
        </w:rPr>
        <w:t>.</w:t>
      </w:r>
      <w:r>
        <w:rPr>
          <w:i w:val="0"/>
          <w:iCs w:val="0"/>
          <w:color w:val="auto"/>
        </w:rPr>
        <w:t xml:space="preserve"> </w:t>
      </w:r>
      <w:r w:rsidRPr="00421A64">
        <w:rPr>
          <w:i w:val="0"/>
          <w:iCs w:val="0"/>
          <w:color w:val="auto"/>
        </w:rPr>
        <w:t>Annual Launches of Satellites with TIR Sensors (Based on author’s analysis)</w:t>
      </w:r>
    </w:p>
    <w:p w14:paraId="708F1D6D" w14:textId="0FD1F0EC" w:rsidR="00442989" w:rsidRPr="00442989" w:rsidRDefault="00F136E0" w:rsidP="00442989">
      <w:pPr>
        <w:pStyle w:val="MDPI31text"/>
        <w:rPr>
          <w:lang w:val="en-CA"/>
        </w:rPr>
      </w:pPr>
      <w:r>
        <w:rPr>
          <w:lang w:val="en-CA"/>
        </w:rPr>
        <w:t xml:space="preserve">We note that </w:t>
      </w:r>
      <w:r w:rsidR="00442989" w:rsidRPr="00442989">
        <w:rPr>
          <w:lang w:val="en-CA"/>
        </w:rPr>
        <w:t xml:space="preserve">HOTSAT-1 was the only satellite to acquire data in the MWIR with an unprecedented spatial resolution of 3.5 meters. In contrast, other satellites collecting data </w:t>
      </w:r>
      <w:commentRangeStart w:id="99"/>
      <w:r w:rsidR="00442989" w:rsidRPr="00442989">
        <w:rPr>
          <w:lang w:val="en-CA"/>
        </w:rPr>
        <w:t xml:space="preserve">in the LWIR (TIR) </w:t>
      </w:r>
      <w:commentRangeEnd w:id="99"/>
      <w:r w:rsidR="000C2E81" w:rsidRPr="00442989">
        <w:rPr>
          <w:rStyle w:val="CommentReference"/>
          <w:sz w:val="20"/>
          <w:szCs w:val="22"/>
          <w:lang w:val="en-CA"/>
        </w:rPr>
        <w:commentReference w:id="99"/>
      </w:r>
      <w:r w:rsidR="00442989" w:rsidRPr="00442989">
        <w:rPr>
          <w:lang w:val="en-CA"/>
        </w:rPr>
        <w:t xml:space="preserve">typically have much coarser spatial resolutions. This raises an important </w:t>
      </w:r>
      <w:r w:rsidR="00442989" w:rsidRPr="00F136E0">
        <w:rPr>
          <w:lang w:val="en-CA"/>
          <w:rPrChange w:id="100" w:author="Geoffrey Hay" w:date="2025-12-29T20:37:00Z" w16du:dateUtc="2025-12-30T03:37:00Z">
            <w:rPr>
              <w:i/>
              <w:iCs/>
              <w:lang w:val="en-CA"/>
            </w:rPr>
          </w:rPrChange>
        </w:rPr>
        <w:t>question</w:t>
      </w:r>
      <w:r w:rsidR="00442989" w:rsidRPr="00442989">
        <w:rPr>
          <w:lang w:val="en-CA"/>
        </w:rPr>
        <w:t xml:space="preserve">: </w:t>
      </w:r>
      <w:r w:rsidR="00442989" w:rsidRPr="005B4F27">
        <w:rPr>
          <w:i/>
          <w:iCs/>
          <w:lang w:val="en-CA"/>
        </w:rPr>
        <w:t>Is the limited image resolution of longwave scanners a result of technical constraints or fundamental physical limitations?</w:t>
      </w:r>
    </w:p>
    <w:p w14:paraId="6E69F9EB" w14:textId="77777777" w:rsidR="007815D5" w:rsidRDefault="007815D5" w:rsidP="007815D5">
      <w:pPr>
        <w:pStyle w:val="MDPI31text"/>
        <w:rPr>
          <w:lang w:val="en-CA"/>
        </w:rPr>
      </w:pPr>
      <w:r w:rsidRPr="007815D5">
        <w:rPr>
          <w:lang w:val="en-CA"/>
        </w:rPr>
        <w:t>In thermal imaging, sensors detect infrared radiation emitted by objects. Earth emits infrared radiation in specific wavelength regions, with longer wavelengths commonly used in thermal imaging to detect heat. However, longer wavelengths also result in diffraction. Diffraction occurs when infrared waves pass through the sensor's aperture, causing the waves to spread out and overlap, leading to image blurring. The angular resolution of an optical system is determined by the formula:</w:t>
      </w:r>
    </w:p>
    <w:p w14:paraId="5C0DA740" w14:textId="77777777" w:rsidR="007815D5" w:rsidRPr="007815D5" w:rsidRDefault="007815D5" w:rsidP="007815D5">
      <w:pPr>
        <w:pStyle w:val="MDPI31text"/>
        <w:rPr>
          <w:lang w:val="en-CA"/>
        </w:rPr>
      </w:pPr>
    </w:p>
    <w:p w14:paraId="1CC60DE2" w14:textId="0A9FC229" w:rsidR="00442989" w:rsidRDefault="007815D5" w:rsidP="007815D5">
      <w:pPr>
        <w:pStyle w:val="MDPI31text"/>
        <w:ind w:left="4590" w:firstLine="0"/>
        <w:jc w:val="center"/>
        <w:rPr>
          <w:lang w:val="en-CA"/>
        </w:rPr>
      </w:pPr>
      <w:r w:rsidRPr="007815D5">
        <w:rPr>
          <w:lang w:val="en-CA"/>
        </w:rPr>
        <w:t xml:space="preserve">angular resolution </w:t>
      </w:r>
      <w:r w:rsidRPr="007815D5">
        <w:rPr>
          <w:sz w:val="24"/>
          <w:szCs w:val="28"/>
          <w:lang w:val="en-CA"/>
        </w:rPr>
        <w:t xml:space="preserve">= </w:t>
      </w:r>
      <m:oMath>
        <m:f>
          <m:fPr>
            <m:ctrlPr>
              <w:rPr>
                <w:rFonts w:ascii="Cambria Math" w:hAnsi="Cambria Math"/>
                <w:i/>
                <w:sz w:val="24"/>
                <w:szCs w:val="28"/>
                <w:lang w:val="en-CA"/>
              </w:rPr>
            </m:ctrlPr>
          </m:fPr>
          <m:num>
            <m:r>
              <m:rPr>
                <m:sty m:val="p"/>
              </m:rPr>
              <w:rPr>
                <w:rFonts w:ascii="Cambria Math" w:hAnsi="Cambria Math"/>
                <w:sz w:val="24"/>
                <w:szCs w:val="28"/>
                <w:lang w:val="en-CA"/>
              </w:rPr>
              <m:t>1.22 × λ</m:t>
            </m:r>
          </m:num>
          <m:den>
            <m:r>
              <m:rPr>
                <m:sty m:val="p"/>
              </m:rPr>
              <w:rPr>
                <w:rFonts w:ascii="Cambria Math" w:hAnsi="Cambria Math"/>
                <w:sz w:val="24"/>
                <w:szCs w:val="28"/>
                <w:lang w:val="en-CA"/>
              </w:rPr>
              <m:t>D</m:t>
            </m:r>
          </m:den>
        </m:f>
      </m:oMath>
      <w:r>
        <w:rPr>
          <w:lang w:val="en-CA"/>
        </w:rPr>
        <w:tab/>
      </w:r>
      <w:r>
        <w:rPr>
          <w:lang w:val="en-CA"/>
        </w:rPr>
        <w:tab/>
      </w:r>
      <w:r>
        <w:rPr>
          <w:lang w:val="en-CA"/>
        </w:rPr>
        <w:tab/>
      </w:r>
      <w:r>
        <w:rPr>
          <w:lang w:val="en-CA"/>
        </w:rPr>
        <w:tab/>
      </w:r>
      <w:r>
        <w:rPr>
          <w:lang w:val="en-CA"/>
        </w:rPr>
        <w:tab/>
      </w:r>
      <w:r>
        <w:rPr>
          <w:lang w:val="en-CA"/>
        </w:rPr>
        <w:tab/>
      </w:r>
      <w:r>
        <w:rPr>
          <w:lang w:val="en-CA"/>
        </w:rPr>
        <w:tab/>
      </w:r>
      <w:r w:rsidRPr="007815D5">
        <w:rPr>
          <w:lang w:val="en-CA"/>
        </w:rPr>
        <w:t>(1)</w:t>
      </w:r>
      <w:ins w:id="101" w:author="Geoffrey Hay" w:date="2025-12-29T20:37:00Z" w16du:dateUtc="2025-12-30T03:37:00Z">
        <w:r w:rsidR="00F136E0">
          <w:rPr>
            <w:lang w:val="en-CA"/>
          </w:rPr>
          <w:br/>
        </w:r>
      </w:ins>
    </w:p>
    <w:p w14:paraId="60718F3E" w14:textId="6DB69CF5" w:rsidR="007815D5" w:rsidRPr="007815D5" w:rsidRDefault="007815D5" w:rsidP="007815D5">
      <w:pPr>
        <w:pStyle w:val="MDPI31text"/>
        <w:rPr>
          <w:lang w:val="en-CA"/>
        </w:rPr>
      </w:pPr>
      <w:r w:rsidRPr="007815D5">
        <w:rPr>
          <w:lang w:val="en-CA"/>
        </w:rPr>
        <w:t xml:space="preserve">The angular resolution of an optical system is influenced by the wavelength (λ) and the aperture size (D), as described by the Rayleigh Criterion, which defines the "limits of resolution." Longer wavelengths result in a larger minimum resolvable angle, leading to lower angular resolution. Additionally, longer wavelengths increase the ground sampling distance (GSD), resulting in larger pixel sizes on the ground, which causes a loss of fine details and decreased spatial resolution. To achieve the same resolution as MWIR systems, LWIR systems require a significantly larger aperture, which introduces design complexities involving focal length, detector size, and type [98]. Simply put, the "limits of resolution" refer to the smallest details an imaging system can clearly distinguish. When two close points cannot be resolved, they appear as a single blurry spot rather than distinct points. This resolution limit is determined by factors such as the wavelength of light and the aperture size. Longer wavelengths and smaller apertures result in lower resolution, producing less </w:t>
      </w:r>
      <w:r w:rsidR="00F136E0">
        <w:rPr>
          <w:lang w:val="en-CA"/>
        </w:rPr>
        <w:t xml:space="preserve">visually </w:t>
      </w:r>
      <w:r w:rsidRPr="007815D5">
        <w:rPr>
          <w:lang w:val="en-CA"/>
        </w:rPr>
        <w:t>sharp and detailed images [99].</w:t>
      </w:r>
    </w:p>
    <w:p w14:paraId="36FCC46F" w14:textId="5E798632" w:rsidR="007F761C" w:rsidRDefault="007F761C" w:rsidP="00EE6C9D">
      <w:pPr>
        <w:pStyle w:val="MDPI21heading1"/>
      </w:pPr>
      <w:r w:rsidRPr="00EE6C9D">
        <w:t xml:space="preserve">4. </w:t>
      </w:r>
      <w:r w:rsidR="007815D5" w:rsidRPr="007815D5">
        <w:t>Future Trends</w:t>
      </w:r>
    </w:p>
    <w:p w14:paraId="0C09D615" w14:textId="0A782A1E" w:rsidR="007815D5" w:rsidRPr="007815D5" w:rsidRDefault="007815D5" w:rsidP="007815D5">
      <w:pPr>
        <w:pStyle w:val="MDPI31text"/>
        <w:rPr>
          <w:lang w:val="en-CA"/>
        </w:rPr>
      </w:pPr>
      <w:r w:rsidRPr="007815D5">
        <w:rPr>
          <w:lang w:val="en-CA"/>
        </w:rPr>
        <w:t xml:space="preserve">Infrared technology is anticipated to become more powerful, compact, and affordable, driving a rapid expansion in its applications [74]. The future of thermal remote sensing will focus on addressing current challenges, including microclimate effects, material types and emissivity, sensor calibration, and data validation. Advancements will primarily occur in two areas: technology and algorithms. Thermal remote sensing is expected to follow trends observed in multispectral remote sensing, particularly in platforms and technology. For example, UrbanSky’s micro-balloon [100] is an innovative platform that significantly reduces costs while providing high-resolution RGB imagery with up to </w:t>
      </w:r>
      <w:commentRangeStart w:id="102"/>
      <w:r w:rsidRPr="007815D5">
        <w:rPr>
          <w:lang w:val="en-CA"/>
        </w:rPr>
        <w:t xml:space="preserve">10 </w:t>
      </w:r>
      <w:r w:rsidRPr="007815D5">
        <w:rPr>
          <w:lang w:val="en-CA"/>
        </w:rPr>
        <w:lastRenderedPageBreak/>
        <w:t>cm resolution</w:t>
      </w:r>
      <w:commentRangeEnd w:id="102"/>
      <w:r w:rsidR="000C2E81">
        <w:rPr>
          <w:rStyle w:val="CommentReference"/>
          <w:sz w:val="20"/>
          <w:szCs w:val="22"/>
          <w:lang w:val="en-CA"/>
        </w:rPr>
        <w:commentReference w:id="102"/>
      </w:r>
      <w:r w:rsidR="00613A4A">
        <w:rPr>
          <w:lang w:val="en-CA"/>
        </w:rPr>
        <w:t xml:space="preserve"> over 10.5-15</w:t>
      </w:r>
      <w:r w:rsidR="009C6EB1">
        <w:rPr>
          <w:lang w:val="en-CA"/>
        </w:rPr>
        <w:t xml:space="preserve"> </w:t>
      </w:r>
      <w:r w:rsidR="00613A4A">
        <w:rPr>
          <w:lang w:val="en-CA"/>
        </w:rPr>
        <w:t>km and LWIR imagery with a spatial resolution of 3</w:t>
      </w:r>
      <w:r w:rsidR="009C6EB1">
        <w:rPr>
          <w:lang w:val="en-CA"/>
        </w:rPr>
        <w:t xml:space="preserve"> </w:t>
      </w:r>
      <w:r w:rsidR="00613A4A">
        <w:rPr>
          <w:lang w:val="en-CA"/>
        </w:rPr>
        <w:t>m and swath ranges from 10-18</w:t>
      </w:r>
      <w:r w:rsidR="009C6EB1">
        <w:rPr>
          <w:lang w:val="en-CA"/>
        </w:rPr>
        <w:t xml:space="preserve"> </w:t>
      </w:r>
      <w:r w:rsidR="00613A4A">
        <w:rPr>
          <w:lang w:val="en-CA"/>
        </w:rPr>
        <w:t>km [</w:t>
      </w:r>
      <w:commentRangeStart w:id="103"/>
      <w:r w:rsidR="00613A4A">
        <w:rPr>
          <w:lang w:val="en-CA"/>
        </w:rPr>
        <w:t>REF</w:t>
      </w:r>
      <w:commentRangeEnd w:id="103"/>
      <w:r w:rsidR="000C2E81">
        <w:rPr>
          <w:rStyle w:val="CommentReference"/>
          <w:sz w:val="20"/>
          <w:szCs w:val="22"/>
          <w:lang w:val="en-CA"/>
        </w:rPr>
        <w:commentReference w:id="103"/>
      </w:r>
      <w:r w:rsidR="00613A4A">
        <w:rPr>
          <w:lang w:val="en-CA"/>
        </w:rPr>
        <w:t>]</w:t>
      </w:r>
      <w:r w:rsidRPr="007815D5">
        <w:rPr>
          <w:lang w:val="en-CA"/>
        </w:rPr>
        <w:t>. This advancement enhances data collection over large areas, increasing its overall impact.</w:t>
      </w:r>
    </w:p>
    <w:p w14:paraId="7ABFFC79" w14:textId="14DEA4FB" w:rsidR="007815D5" w:rsidRPr="007815D5" w:rsidRDefault="007815D5" w:rsidP="007815D5">
      <w:pPr>
        <w:pStyle w:val="MDPI31text"/>
        <w:rPr>
          <w:lang w:val="en-CA"/>
        </w:rPr>
      </w:pPr>
      <w:r w:rsidRPr="007815D5">
        <w:rPr>
          <w:lang w:val="en-CA"/>
        </w:rPr>
        <w:t xml:space="preserve">Another emerging trend is the use of constellation satellites, including CubeSats and small satellites, to reduce revisit times. However, mounting TIR sensors on these compact satellites requires significant advancements in miniaturizing sensor sizes and cooling systems. While longwave sensors often operate without cooling systems, drone technology is increasingly used to achieve better sensitivity for TIR imaging in the MWIR range. Further innovations are needed to shrink cooling systems for greater feasibility [101]. Edge computing is also gaining prominence, enabling data to be processed closer to where it is generated. This facilitates faster and more efficient processing, leading to real-time results, particularly for Low Earth Orbit (LEO) satellites [102]. </w:t>
      </w:r>
      <w:r w:rsidR="009C6EB1">
        <w:rPr>
          <w:lang w:val="en-CA"/>
        </w:rPr>
        <w:t xml:space="preserve">For example, </w:t>
      </w:r>
      <w:commentRangeStart w:id="104"/>
      <w:r w:rsidR="009C6EB1">
        <w:rPr>
          <w:lang w:val="en-CA"/>
        </w:rPr>
        <w:t xml:space="preserve">Planet </w:t>
      </w:r>
      <w:commentRangeEnd w:id="104"/>
      <w:r w:rsidR="000C2E81">
        <w:rPr>
          <w:rStyle w:val="CommentReference"/>
          <w:sz w:val="20"/>
          <w:szCs w:val="22"/>
          <w:lang w:val="en-CA"/>
        </w:rPr>
        <w:commentReference w:id="104"/>
      </w:r>
      <w:r w:rsidR="009C6EB1">
        <w:rPr>
          <w:lang w:val="en-CA"/>
        </w:rPr>
        <w:t xml:space="preserve">has </w:t>
      </w:r>
      <w:r w:rsidR="00463177">
        <w:rPr>
          <w:lang w:val="en-CA"/>
        </w:rPr>
        <w:t>state-of-the-art</w:t>
      </w:r>
      <w:r w:rsidR="009C6EB1">
        <w:rPr>
          <w:lang w:val="en-CA"/>
        </w:rPr>
        <w:t xml:space="preserve"> GPUs on their new next-generation Owl smallsats allowing a move from 3-m to 1-m</w:t>
      </w:r>
      <w:r w:rsidR="00463177">
        <w:rPr>
          <w:lang w:val="en-CA"/>
        </w:rPr>
        <w:t xml:space="preserve"> resolution</w:t>
      </w:r>
      <w:r w:rsidR="009C6EB1">
        <w:rPr>
          <w:lang w:val="en-CA"/>
        </w:rPr>
        <w:t xml:space="preserve"> [</w:t>
      </w:r>
      <w:commentRangeStart w:id="105"/>
      <w:r w:rsidR="009C6EB1">
        <w:rPr>
          <w:lang w:val="en-CA"/>
        </w:rPr>
        <w:t>REF</w:t>
      </w:r>
      <w:commentRangeEnd w:id="105"/>
      <w:r w:rsidR="000C2E81">
        <w:rPr>
          <w:rStyle w:val="CommentReference"/>
          <w:sz w:val="20"/>
          <w:szCs w:val="22"/>
          <w:lang w:val="en-CA"/>
        </w:rPr>
        <w:commentReference w:id="105"/>
      </w:r>
      <w:r w:rsidR="009C6EB1">
        <w:rPr>
          <w:lang w:val="en-CA"/>
        </w:rPr>
        <w:t>].</w:t>
      </w:r>
      <w:r w:rsidR="00463177">
        <w:rPr>
          <w:lang w:val="en-CA"/>
        </w:rPr>
        <w:t xml:space="preserve"> </w:t>
      </w:r>
      <w:r w:rsidRPr="007815D5">
        <w:rPr>
          <w:lang w:val="en-CA"/>
        </w:rPr>
        <w:t>Additionally, advancements in TIR sensors are focused on developing highly sensitive detectors to reduce noise and improve the quality of thermal images. IR cameras, sensitive in the 3–5 μm and 8–14 μm ranges, perform well under various lighting conditions but often suffer from a low signal-to-noise ratio, resulting in reduced image quality. This issue is especially pronounced in uncooled IR cameras, which, while more affordable and widely used, offer lower image quality compared to their cooled counterparts [103].</w:t>
      </w:r>
    </w:p>
    <w:p w14:paraId="11CC3887" w14:textId="77777777" w:rsidR="00421A64" w:rsidRPr="00421A64" w:rsidRDefault="00421A64" w:rsidP="00421A64">
      <w:pPr>
        <w:pStyle w:val="MDPI31text"/>
        <w:rPr>
          <w:lang w:val="en-CA"/>
        </w:rPr>
      </w:pPr>
      <w:r w:rsidRPr="00421A64">
        <w:rPr>
          <w:lang w:val="en-CA"/>
        </w:rPr>
        <w:t xml:space="preserve">The second category of advancements in thermal remote sensing focuses on improving algorithms, driven by increased computing power and data availability. These advancements include the development of more accurate radiative transfer models to enhance thermal image precision and advanced noise reduction algorithms to minimize system and atmospheric interference. A reliable and efficient radiative transfer model is essential for cloud inversion, calibrating satellite instruments, and testing numerical models [104]. Additionally, efficient image compression techniques are being implemented to reduce data latency [105], while </w:t>
      </w:r>
      <w:commentRangeStart w:id="106"/>
      <w:r w:rsidRPr="00421A64">
        <w:rPr>
          <w:lang w:val="en-CA"/>
        </w:rPr>
        <w:t xml:space="preserve">enhanced super-resolution algorithms are improving the clarity of high-resolution images </w:t>
      </w:r>
      <w:commentRangeEnd w:id="106"/>
      <w:r w:rsidR="000C2E81" w:rsidRPr="00421A64">
        <w:rPr>
          <w:rStyle w:val="CommentReference"/>
          <w:sz w:val="20"/>
          <w:szCs w:val="22"/>
          <w:lang w:val="en-CA"/>
        </w:rPr>
        <w:commentReference w:id="106"/>
      </w:r>
      <w:r w:rsidRPr="00421A64">
        <w:rPr>
          <w:lang w:val="en-CA"/>
        </w:rPr>
        <w:t>[106].</w:t>
      </w:r>
    </w:p>
    <w:p w14:paraId="192340EB" w14:textId="77777777" w:rsidR="00421A64" w:rsidRPr="00421A64" w:rsidRDefault="00421A64" w:rsidP="00421A64">
      <w:pPr>
        <w:pStyle w:val="MDPI11articletype"/>
        <w:ind w:left="2040" w:firstLine="510"/>
        <w:rPr>
          <w:lang w:val="en-CA"/>
        </w:rPr>
      </w:pPr>
      <w:r w:rsidRPr="00421A64">
        <w:t xml:space="preserve">4.1. </w:t>
      </w:r>
      <w:commentRangeStart w:id="107"/>
      <w:r w:rsidRPr="00421A64">
        <w:t>The Future Missions</w:t>
      </w:r>
      <w:commentRangeEnd w:id="107"/>
      <w:r w:rsidR="000C2E81" w:rsidRPr="00421A64">
        <w:rPr>
          <w:rStyle w:val="CommentReference"/>
          <w:sz w:val="20"/>
          <w:szCs w:val="22"/>
          <w:lang w:val="en-CA"/>
        </w:rPr>
        <w:commentReference w:id="107"/>
      </w:r>
    </w:p>
    <w:p w14:paraId="10881DF6" w14:textId="6832818A" w:rsidR="00421A64" w:rsidRPr="00421A64" w:rsidRDefault="00421A64" w:rsidP="00421A64">
      <w:pPr>
        <w:pStyle w:val="MDPI31text"/>
        <w:rPr>
          <w:lang w:val="en-CA"/>
        </w:rPr>
      </w:pPr>
      <w:r w:rsidRPr="00421A64">
        <w:rPr>
          <w:lang w:val="en-CA"/>
        </w:rPr>
        <w:t xml:space="preserve">Over the next 10 years, 44 satellite missions with thermal bands are planned for launch, aiming to achieve </w:t>
      </w:r>
      <w:r w:rsidR="00265123">
        <w:rPr>
          <w:lang w:val="en-CA"/>
        </w:rPr>
        <w:t>improved</w:t>
      </w:r>
      <w:r w:rsidR="00265123" w:rsidRPr="00421A64">
        <w:rPr>
          <w:lang w:val="en-CA"/>
        </w:rPr>
        <w:t xml:space="preserve"> </w:t>
      </w:r>
      <w:r w:rsidRPr="00421A64">
        <w:rPr>
          <w:lang w:val="en-CA"/>
        </w:rPr>
        <w:t>spatial resolution and shorter revisit times. Major upcoming thermal missions include HOTSAT-2 and 3, Forest-3, Landsat Next, TRISHNA, SuperSharp, SBG-TIR, and LSTM (Land Surface Temperature Monitoring).</w:t>
      </w:r>
      <w:ins w:id="108" w:author="Geoffrey Hay" w:date="2025-12-29T21:02:00Z" w16du:dateUtc="2025-12-30T04:02:00Z">
        <w:r w:rsidR="00463177">
          <w:rPr>
            <w:lang w:val="en-CA"/>
          </w:rPr>
          <w:br/>
        </w:r>
      </w:ins>
    </w:p>
    <w:p w14:paraId="2FEE676C" w14:textId="091EBBCA" w:rsidR="00421A64" w:rsidRPr="00421A64" w:rsidRDefault="00421A64" w:rsidP="005B4F27">
      <w:pPr>
        <w:pStyle w:val="MDPI31text"/>
        <w:numPr>
          <w:ilvl w:val="0"/>
          <w:numId w:val="30"/>
        </w:numPr>
        <w:rPr>
          <w:lang w:val="en-CA"/>
        </w:rPr>
      </w:pPr>
      <w:commentRangeStart w:id="109"/>
      <w:r w:rsidRPr="00421A64">
        <w:rPr>
          <w:lang w:val="en-CA"/>
        </w:rPr>
        <w:t xml:space="preserve">SatVu [96] plans to launch two new thermal imaging satellites, HotSat-2 and HotSat-3, in 2025 to replace its failed debut satellite, HotSat-1, which captured detailed thermal images with a resolution of 3.5 meters. Despite the setback with HotSat-1, SatVu </w:t>
      </w:r>
      <w:r w:rsidR="00463177">
        <w:rPr>
          <w:lang w:val="en-CA"/>
        </w:rPr>
        <w:t>intends to</w:t>
      </w:r>
      <w:r w:rsidRPr="00421A64">
        <w:rPr>
          <w:lang w:val="en-CA"/>
        </w:rPr>
        <w:t xml:space="preserve"> expand its constellation to nine satellites, providing improved coverage and faster revisit rates.</w:t>
      </w:r>
      <w:commentRangeEnd w:id="109"/>
      <w:r w:rsidR="000C2E81" w:rsidRPr="00421A64">
        <w:rPr>
          <w:rStyle w:val="CommentReference"/>
          <w:sz w:val="20"/>
          <w:szCs w:val="22"/>
          <w:lang w:val="en-CA"/>
        </w:rPr>
        <w:commentReference w:id="109"/>
      </w:r>
    </w:p>
    <w:p w14:paraId="5ECC7970" w14:textId="77777777" w:rsidR="00421A64" w:rsidRPr="00421A64" w:rsidRDefault="00421A64" w:rsidP="005B4F27">
      <w:pPr>
        <w:pStyle w:val="MDPI31text"/>
        <w:numPr>
          <w:ilvl w:val="0"/>
          <w:numId w:val="30"/>
        </w:numPr>
        <w:rPr>
          <w:lang w:val="en-CA"/>
        </w:rPr>
      </w:pPr>
      <w:r w:rsidRPr="00421A64">
        <w:rPr>
          <w:lang w:val="en-CA"/>
        </w:rPr>
        <w:t xml:space="preserve">FOREST-3, developed by OroraTech [107] and supported by the European Space Agency’s InCubed Programme, is designed to monitor three channels in the Thermal Infrared (TIR) spectrum and will include an optical imaging instrument. Scheduled for launch in 2026, </w:t>
      </w:r>
      <w:commentRangeStart w:id="110"/>
      <w:r w:rsidRPr="00421A64">
        <w:rPr>
          <w:lang w:val="en-CA"/>
        </w:rPr>
        <w:t>FOREST</w:t>
      </w:r>
      <w:commentRangeEnd w:id="110"/>
      <w:r w:rsidR="000C2E81" w:rsidRPr="00421A64">
        <w:rPr>
          <w:rStyle w:val="CommentReference"/>
          <w:sz w:val="20"/>
          <w:szCs w:val="22"/>
          <w:lang w:val="en-CA"/>
        </w:rPr>
        <w:commentReference w:id="110"/>
      </w:r>
      <w:r w:rsidRPr="00421A64">
        <w:rPr>
          <w:lang w:val="en-CA"/>
        </w:rPr>
        <w:t>-3 aims to enhance wildfire detection with a revisit time of 30 minutes. This nanosatellite is expected to play a critical role in addressing climate-induced wildfires by providing rapid and accurate thermal data, aiding firefighting efforts, and improving climate resilience.</w:t>
      </w:r>
    </w:p>
    <w:p w14:paraId="3CDDF9D4" w14:textId="430A844E" w:rsidR="00421A64" w:rsidRDefault="00421A64" w:rsidP="005B4F27">
      <w:pPr>
        <w:pStyle w:val="MDPI31text"/>
        <w:numPr>
          <w:ilvl w:val="0"/>
          <w:numId w:val="30"/>
        </w:numPr>
        <w:rPr>
          <w:lang w:val="en-CA"/>
        </w:rPr>
      </w:pPr>
      <w:r w:rsidRPr="00421A64">
        <w:rPr>
          <w:lang w:val="en-CA"/>
        </w:rPr>
        <w:t>The TRISHNA</w:t>
      </w:r>
      <w:r>
        <w:rPr>
          <w:lang w:val="en-CA"/>
        </w:rPr>
        <w:t xml:space="preserve"> (</w:t>
      </w:r>
      <w:r w:rsidRPr="00421A64">
        <w:rPr>
          <w:lang w:val="en-CA"/>
        </w:rPr>
        <w:t>Thermal Infra-Red Imaging Satellite for High-resolution Natural Resource Assessment</w:t>
      </w:r>
      <w:r>
        <w:rPr>
          <w:lang w:val="en-CA"/>
        </w:rPr>
        <w:t>)</w:t>
      </w:r>
      <w:r w:rsidRPr="00421A64">
        <w:rPr>
          <w:lang w:val="en-CA"/>
        </w:rPr>
        <w:t xml:space="preserve"> mission, dedicated to high-resolution natural resource assessment, features a Thermal Infrared (TIR) payload equipped with a </w:t>
      </w:r>
      <w:commentRangeStart w:id="111"/>
      <w:r w:rsidRPr="00421A64">
        <w:rPr>
          <w:lang w:val="en-CA"/>
        </w:rPr>
        <w:t>4-channel sensor</w:t>
      </w:r>
      <w:commentRangeEnd w:id="111"/>
      <w:r w:rsidR="000C2E81" w:rsidRPr="00421A64">
        <w:rPr>
          <w:rStyle w:val="CommentReference"/>
          <w:sz w:val="20"/>
          <w:szCs w:val="22"/>
          <w:lang w:val="en-CA"/>
        </w:rPr>
        <w:commentReference w:id="111"/>
      </w:r>
      <w:r w:rsidRPr="00421A64">
        <w:rPr>
          <w:lang w:val="en-CA"/>
        </w:rPr>
        <w:t xml:space="preserve">. </w:t>
      </w:r>
      <w:r w:rsidRPr="00421A64">
        <w:rPr>
          <w:lang w:val="en-CA"/>
        </w:rPr>
        <w:lastRenderedPageBreak/>
        <w:t>This advanced sensor is designed to map surface temperature and emissivity with impressive spatial resolution—57 meters for land and coastal regions, and 1 kilometer for oceans and polar areas [109].</w:t>
      </w:r>
    </w:p>
    <w:p w14:paraId="33F2EF0E" w14:textId="77777777" w:rsidR="00421A64" w:rsidRPr="00421A64" w:rsidRDefault="00421A64" w:rsidP="005B4F27">
      <w:pPr>
        <w:pStyle w:val="MDPI31text"/>
        <w:numPr>
          <w:ilvl w:val="0"/>
          <w:numId w:val="30"/>
        </w:numPr>
        <w:rPr>
          <w:lang w:val="en-CA"/>
        </w:rPr>
      </w:pPr>
      <w:r w:rsidRPr="00421A64">
        <w:rPr>
          <w:lang w:val="en-CA"/>
        </w:rPr>
        <w:t xml:space="preserve">The SBG-TIR satellite, part of NASA’s Earth System Observatory program, is designed to monitor Earth’s surface conditions. Developed by NASA in collaboration with the Italian Space Agency (ASI), it is scheduled for launch as early as 2027. The satellite will provide detailed observations with a </w:t>
      </w:r>
      <w:commentRangeStart w:id="112"/>
      <w:r w:rsidRPr="00421A64">
        <w:rPr>
          <w:lang w:val="en-CA"/>
        </w:rPr>
        <w:t xml:space="preserve">spatial resolution </w:t>
      </w:r>
      <w:commentRangeEnd w:id="112"/>
      <w:r w:rsidR="000C2E81" w:rsidRPr="00421A64">
        <w:rPr>
          <w:rStyle w:val="CommentReference"/>
          <w:sz w:val="20"/>
          <w:szCs w:val="22"/>
          <w:lang w:val="en-CA"/>
        </w:rPr>
        <w:commentReference w:id="112"/>
      </w:r>
      <w:r w:rsidRPr="00421A64">
        <w:rPr>
          <w:lang w:val="en-CA"/>
        </w:rPr>
        <w:t>of approximately 60 meters while operating at an altitude of 665 kilometers. Equipped with 8 thermal bands, including 6 in the LWIR range and 2 in the MWIR range, SBG-TIR will have a revisit time of 3 days, enabling frequent data collection to monitor environmental changes. The mission, expected to last 3 years, will collect valuable data on land surface temperature, water stress in plants, and soil moisture. By collaborating with other international missions such as ESA’s LSTM and CNES/ISRO’s TRISHNA, SBG-TIR will enhance the frequency and quality of thermal data collection [110].</w:t>
      </w:r>
    </w:p>
    <w:p w14:paraId="159FF91E" w14:textId="77777777" w:rsidR="00421A64" w:rsidRPr="00421A64" w:rsidRDefault="00421A64" w:rsidP="005B4F27">
      <w:pPr>
        <w:pStyle w:val="MDPI31text"/>
        <w:numPr>
          <w:ilvl w:val="0"/>
          <w:numId w:val="30"/>
        </w:numPr>
        <w:rPr>
          <w:lang w:val="en-CA"/>
        </w:rPr>
      </w:pPr>
      <w:r w:rsidRPr="00421A64">
        <w:rPr>
          <w:lang w:val="en-CA"/>
        </w:rPr>
        <w:t xml:space="preserve">The LSTM mission, a key addition to the Copernicus program, aims to enhance the management of land and coastal areas through detailed thermal infrared observations, with a particular focus on supporting agricultural services. Operating at an orbit of approximately 651 kilometers, the mission will consist of two satellites with a 2-day revisit time and a spatial resolution of 50 meters (37 meters at nadir). It will provide crucial data on land surface temperature, addressing significant technical challenges in the process. The mission is expected to have its prototype ready by late 2028 [111]. Upcoming missions, including LSTM, are set to feature improved revisit times, as illustrated in </w:t>
      </w:r>
      <w:commentRangeStart w:id="113"/>
      <w:r w:rsidRPr="00421A64">
        <w:rPr>
          <w:i/>
          <w:iCs/>
          <w:lang w:val="en-CA"/>
        </w:rPr>
        <w:t>Figure 5.</w:t>
      </w:r>
      <w:commentRangeEnd w:id="113"/>
      <w:r w:rsidR="000C2E81" w:rsidRPr="00421A64">
        <w:rPr>
          <w:rStyle w:val="CommentReference"/>
          <w:sz w:val="20"/>
          <w:szCs w:val="22"/>
          <w:lang w:val="en-CA"/>
        </w:rPr>
        <w:commentReference w:id="113"/>
      </w:r>
    </w:p>
    <w:p w14:paraId="12B5B35A" w14:textId="77777777" w:rsidR="00421A64" w:rsidRDefault="00421A64" w:rsidP="006744F6">
      <w:pPr>
        <w:pStyle w:val="MDPI31text"/>
        <w:keepNext/>
        <w:ind w:hanging="56"/>
        <w:jc w:val="right"/>
      </w:pPr>
      <w:r>
        <w:rPr>
          <w:noProof/>
        </w:rPr>
        <w:drawing>
          <wp:inline distT="0" distB="0" distL="0" distR="0" wp14:anchorId="4FEEB1BF" wp14:editId="54C36026">
            <wp:extent cx="4750747" cy="3133649"/>
            <wp:effectExtent l="0" t="0" r="0" b="3810"/>
            <wp:docPr id="1526960105" name="Picture 5" descr="A map of europe with a map and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60105" name="Picture 5" descr="A map of europe with a map and a diagram&#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01240" cy="3166955"/>
                    </a:xfrm>
                    <a:prstGeom prst="rect">
                      <a:avLst/>
                    </a:prstGeom>
                    <a:noFill/>
                    <a:ln>
                      <a:noFill/>
                    </a:ln>
                  </pic:spPr>
                </pic:pic>
              </a:graphicData>
            </a:graphic>
          </wp:inline>
        </w:drawing>
      </w:r>
    </w:p>
    <w:p w14:paraId="68107F1C" w14:textId="1FFC68B1" w:rsidR="00421A64" w:rsidRPr="00421A64" w:rsidRDefault="00421A64" w:rsidP="006744F6">
      <w:pPr>
        <w:pStyle w:val="Caption"/>
        <w:spacing w:after="0"/>
        <w:ind w:left="2968"/>
        <w:rPr>
          <w:i w:val="0"/>
          <w:iCs w:val="0"/>
          <w:color w:val="auto"/>
        </w:rPr>
      </w:pPr>
      <w:r w:rsidRPr="00421A64">
        <w:rPr>
          <w:b/>
          <w:bCs/>
          <w:i w:val="0"/>
          <w:iCs w:val="0"/>
          <w:color w:val="auto"/>
        </w:rPr>
        <w:t>Figure</w:t>
      </w:r>
      <w:r w:rsidRPr="00421A64">
        <w:rPr>
          <w:i w:val="0"/>
          <w:iCs w:val="0"/>
          <w:color w:val="auto"/>
        </w:rPr>
        <w:t xml:space="preserve"> </w:t>
      </w:r>
      <w:r w:rsidRPr="00421A64">
        <w:rPr>
          <w:i w:val="0"/>
          <w:iCs w:val="0"/>
          <w:color w:val="auto"/>
        </w:rPr>
        <w:fldChar w:fldCharType="begin"/>
      </w:r>
      <w:r w:rsidRPr="00421A64">
        <w:rPr>
          <w:i w:val="0"/>
          <w:iCs w:val="0"/>
          <w:color w:val="auto"/>
        </w:rPr>
        <w:instrText xml:space="preserve"> SEQ Figure \* ARABIC </w:instrText>
      </w:r>
      <w:r w:rsidRPr="00421A64">
        <w:rPr>
          <w:i w:val="0"/>
          <w:iCs w:val="0"/>
          <w:color w:val="auto"/>
        </w:rPr>
        <w:fldChar w:fldCharType="separate"/>
      </w:r>
      <w:r w:rsidR="007375E2">
        <w:rPr>
          <w:i w:val="0"/>
          <w:iCs w:val="0"/>
          <w:noProof/>
          <w:color w:val="auto"/>
        </w:rPr>
        <w:t>7</w:t>
      </w:r>
      <w:r w:rsidRPr="00421A64">
        <w:rPr>
          <w:i w:val="0"/>
          <w:iCs w:val="0"/>
          <w:color w:val="auto"/>
        </w:rPr>
        <w:fldChar w:fldCharType="end"/>
      </w:r>
      <w:r w:rsidRPr="00421A64">
        <w:rPr>
          <w:i w:val="0"/>
          <w:iCs w:val="0"/>
          <w:color w:val="auto"/>
        </w:rPr>
        <w:t xml:space="preserve">. </w:t>
      </w:r>
      <w:r w:rsidR="008548C4" w:rsidRPr="008548C4">
        <w:rPr>
          <w:i w:val="0"/>
          <w:iCs w:val="0"/>
          <w:color w:val="auto"/>
        </w:rPr>
        <w:t xml:space="preserve">Comparison of the </w:t>
      </w:r>
      <w:commentRangeStart w:id="114"/>
      <w:r w:rsidR="008548C4" w:rsidRPr="008548C4">
        <w:rPr>
          <w:i w:val="0"/>
          <w:iCs w:val="0"/>
          <w:color w:val="auto"/>
        </w:rPr>
        <w:t>revisit times</w:t>
      </w:r>
      <w:commentRangeEnd w:id="114"/>
      <w:r w:rsidR="000C2E81" w:rsidRPr="008548C4">
        <w:rPr>
          <w:rStyle w:val="CommentReference"/>
          <w:i w:val="0"/>
          <w:iCs w:val="0"/>
          <w:color w:val="auto"/>
          <w:sz w:val="18"/>
          <w:szCs w:val="18"/>
        </w:rPr>
        <w:commentReference w:id="114"/>
      </w:r>
      <w:r w:rsidR="008548C4" w:rsidRPr="008548C4">
        <w:rPr>
          <w:i w:val="0"/>
          <w:iCs w:val="0"/>
          <w:color w:val="auto"/>
        </w:rPr>
        <w:t xml:space="preserve"> </w:t>
      </w:r>
      <w:r w:rsidR="006E4C23">
        <w:rPr>
          <w:i w:val="0"/>
          <w:iCs w:val="0"/>
          <w:color w:val="auto"/>
        </w:rPr>
        <w:t xml:space="preserve">(in days) </w:t>
      </w:r>
      <w:r w:rsidR="008548C4" w:rsidRPr="008548C4">
        <w:rPr>
          <w:i w:val="0"/>
          <w:iCs w:val="0"/>
          <w:color w:val="auto"/>
        </w:rPr>
        <w:t>for the upcoming three TIR missions with the existing</w:t>
      </w:r>
      <w:r w:rsidR="00F23853">
        <w:rPr>
          <w:i w:val="0"/>
          <w:iCs w:val="0"/>
          <w:color w:val="auto"/>
        </w:rPr>
        <w:t xml:space="preserve"> </w:t>
      </w:r>
      <w:r w:rsidR="008548C4" w:rsidRPr="008548C4">
        <w:rPr>
          <w:i w:val="0"/>
          <w:iCs w:val="0"/>
          <w:color w:val="auto"/>
        </w:rPr>
        <w:t>Landsat missions (</w:t>
      </w:r>
      <w:commentRangeStart w:id="115"/>
      <w:r w:rsidR="008548C4" w:rsidRPr="008548C4">
        <w:rPr>
          <w:i w:val="0"/>
          <w:iCs w:val="0"/>
          <w:color w:val="auto"/>
        </w:rPr>
        <w:t>International Workshop on High-Resolution Thermal EO 2023</w:t>
      </w:r>
      <w:commentRangeEnd w:id="115"/>
      <w:r w:rsidR="000C2E81" w:rsidRPr="008548C4">
        <w:rPr>
          <w:rStyle w:val="CommentReference"/>
          <w:i w:val="0"/>
          <w:iCs w:val="0"/>
          <w:color w:val="auto"/>
          <w:sz w:val="18"/>
          <w:szCs w:val="18"/>
        </w:rPr>
        <w:commentReference w:id="115"/>
      </w:r>
      <w:r w:rsidR="008548C4" w:rsidRPr="008548C4">
        <w:rPr>
          <w:i w:val="0"/>
          <w:iCs w:val="0"/>
          <w:color w:val="auto"/>
        </w:rPr>
        <w:t>)</w:t>
      </w:r>
    </w:p>
    <w:p w14:paraId="78B7C41A" w14:textId="7468AA90" w:rsidR="008548C4" w:rsidRPr="00793839" w:rsidRDefault="008548C4" w:rsidP="00793839">
      <w:pPr>
        <w:pStyle w:val="MDPI31text"/>
        <w:numPr>
          <w:ilvl w:val="0"/>
          <w:numId w:val="31"/>
        </w:numPr>
        <w:rPr>
          <w:lang w:val="en-CA"/>
        </w:rPr>
      </w:pPr>
      <w:r w:rsidRPr="008548C4">
        <w:rPr>
          <w:lang w:val="en-CA"/>
        </w:rPr>
        <w:t xml:space="preserve">Landsat Next, developed by NASA, will feature five thermal infrared bands with a 60-meter spatial resolution, delivering high-quality thermal data for detailed analysis of land surface temperatures. Another notable mission is Sentinel-3C and Sentinel-3D, developed by ESA and set for launch in 2025. These </w:t>
      </w:r>
      <w:commentRangeStart w:id="116"/>
      <w:r w:rsidRPr="008548C4">
        <w:rPr>
          <w:lang w:val="en-CA"/>
        </w:rPr>
        <w:t xml:space="preserve">satellites </w:t>
      </w:r>
      <w:commentRangeEnd w:id="116"/>
      <w:r w:rsidR="000C2E81" w:rsidRPr="008548C4">
        <w:rPr>
          <w:rStyle w:val="CommentReference"/>
          <w:sz w:val="20"/>
          <w:szCs w:val="22"/>
          <w:lang w:val="en-CA"/>
        </w:rPr>
        <w:commentReference w:id="116"/>
      </w:r>
      <w:r w:rsidRPr="008548C4">
        <w:rPr>
          <w:lang w:val="en-CA"/>
        </w:rPr>
        <w:t xml:space="preserve">will operate in a high-inclination, sun-synchronous polar orbit, ensuring near-global coverage. The Sea and Land Surface Temperature Radiometer (SLSTR) on these satellites will monitor ocean and land surface temperatures with high accuracy. SLSTR's thermal bands will provide critical data on climate change impacts, enhance meteorological forecasts, </w:t>
      </w:r>
      <w:r w:rsidRPr="008548C4">
        <w:rPr>
          <w:lang w:val="en-CA"/>
        </w:rPr>
        <w:lastRenderedPageBreak/>
        <w:t>and support environmental monitoring with a spatial resolution suitable for detailed analysis.</w:t>
      </w:r>
    </w:p>
    <w:p w14:paraId="58C89F09" w14:textId="77777777" w:rsidR="007F761C" w:rsidRPr="00EE6C9D" w:rsidRDefault="007F761C" w:rsidP="00EE6C9D">
      <w:pPr>
        <w:pStyle w:val="MDPI21heading1"/>
      </w:pPr>
      <w:r w:rsidRPr="00EE6C9D">
        <w:t xml:space="preserve">5. </w:t>
      </w:r>
      <w:commentRangeStart w:id="117"/>
      <w:r w:rsidRPr="00EE6C9D">
        <w:t>Conclusions</w:t>
      </w:r>
      <w:commentRangeEnd w:id="117"/>
      <w:r w:rsidR="000C2E81" w:rsidRPr="00EE6C9D">
        <w:rPr>
          <w:rStyle w:val="CommentReference"/>
          <w:sz w:val="24"/>
          <w:szCs w:val="22"/>
        </w:rPr>
        <w:commentReference w:id="117"/>
      </w:r>
    </w:p>
    <w:p w14:paraId="53C92251" w14:textId="1D782560" w:rsidR="008548C4" w:rsidRDefault="008548C4" w:rsidP="008548C4">
      <w:pPr>
        <w:pStyle w:val="MDPI31text"/>
        <w:rPr>
          <w:lang w:val="en-CA"/>
        </w:rPr>
      </w:pPr>
      <w:r w:rsidRPr="008548C4">
        <w:rPr>
          <w:lang w:val="en-CA"/>
        </w:rPr>
        <w:t xml:space="preserve">Thermal remote sensing has evolved significantly since its early days. Satellites like Nimbus and Meteor initially provided essential data on cloud cover, land, and sea temperatures. The 1970s and 1980s brought major advancements with satellites such as Landsat and NOAA, enhancing our understanding of weather patterns and climate change. In recent years, </w:t>
      </w:r>
      <w:r w:rsidR="00890EEA">
        <w:rPr>
          <w:lang w:val="en-CA"/>
        </w:rPr>
        <w:t>TIR</w:t>
      </w:r>
      <w:r w:rsidR="00890EEA" w:rsidRPr="008548C4">
        <w:rPr>
          <w:lang w:val="en-CA"/>
        </w:rPr>
        <w:t xml:space="preserve"> </w:t>
      </w:r>
      <w:r w:rsidRPr="008548C4">
        <w:rPr>
          <w:lang w:val="en-CA"/>
        </w:rPr>
        <w:t>technology has become increasingly sophisticated, incorporating drones, airplanes, and ISS-based sensors like ECOSTRESS to deliver high-resolution thermal data. These advancements enable more accurate monitoring of urban heat islands, energy efficiency assessments, and environmental impact analyses. Looking ahead, the field will continue to advance with new missions and improved sensors, focusing on addressing current challenges such as emissivity and microclimate effects. By leveraging cutting-edge technology and algorithms, thermal remote sensing promises to deliver more precise and comprehensive data, supporting better urban planning and climate resilience.</w:t>
      </w:r>
    </w:p>
    <w:p w14:paraId="60E910F4" w14:textId="77777777" w:rsidR="009B7820" w:rsidRPr="00FC2B4C" w:rsidRDefault="009B7820" w:rsidP="009B7820">
      <w:pPr>
        <w:pStyle w:val="MDPI31text"/>
        <w:rPr>
          <w:lang w:val="en-CA"/>
        </w:rPr>
      </w:pPr>
      <w:commentRangeStart w:id="118"/>
      <w:r w:rsidRPr="00FC2B4C">
        <w:rPr>
          <w:lang w:val="en-CA"/>
        </w:rPr>
        <w:t xml:space="preserve">The type of sensor used in thermography significantly impacts performance and image quality. LWIR sensors, operating between 8 to 14 μm, are well-suited for detecting lower temperatures with high sensitivity, while MWIR sensors, operating at wavelengths from 3 to 5 μm, offer higher spatial resolution but require complex cooling systems. Cooled sensors, commonly used in MWIR cameras, provide superior sensitivity and image quality through active cooling but are more expensive and require more maintenance. In contrast, uncooled sensors, typically found in LWIR cameras, are less sensitive but more cost-effective and easier to maintain, making them suitable for a wide range of applications </w:t>
      </w:r>
      <w:commentRangeEnd w:id="118"/>
      <w:r w:rsidRPr="00FC2B4C">
        <w:rPr>
          <w:rStyle w:val="CommentReference"/>
          <w:sz w:val="20"/>
          <w:szCs w:val="22"/>
          <w:lang w:val="en-CA"/>
        </w:rPr>
        <w:commentReference w:id="118"/>
      </w:r>
      <w:r w:rsidRPr="00FC2B4C">
        <w:rPr>
          <w:lang w:val="en-CA"/>
        </w:rPr>
        <w:t>[29].</w:t>
      </w:r>
    </w:p>
    <w:p w14:paraId="357AE22F" w14:textId="77777777" w:rsidR="009B7820" w:rsidRPr="008548C4" w:rsidRDefault="009B7820" w:rsidP="008548C4">
      <w:pPr>
        <w:pStyle w:val="MDPI31text"/>
        <w:rPr>
          <w:lang w:val="en-CA"/>
        </w:rPr>
      </w:pPr>
    </w:p>
    <w:p w14:paraId="27654D10" w14:textId="77777777" w:rsidR="007F761C" w:rsidRDefault="007F761C" w:rsidP="00EE6C9D">
      <w:pPr>
        <w:pStyle w:val="MDPI62backmatter"/>
        <w:spacing w:before="240"/>
      </w:pPr>
      <w:r w:rsidRPr="00FA04F1">
        <w:rPr>
          <w:b/>
        </w:rPr>
        <w:t>Supplementary Materials:</w:t>
      </w:r>
      <w:r w:rsidR="00A51C24">
        <w:rPr>
          <w:b/>
        </w:rPr>
        <w:t xml:space="preserve"> </w:t>
      </w:r>
      <w:r w:rsidR="00876CFD">
        <w:t>The following supporting information can be downloaded at: www.mdpi.com/xxx/s1, Figure S1: title; Table S1: title; Video S1: title.</w:t>
      </w:r>
    </w:p>
    <w:p w14:paraId="744A2697" w14:textId="77777777" w:rsidR="007F761C" w:rsidRPr="00613B31" w:rsidRDefault="007F761C" w:rsidP="00EE6C9D">
      <w:pPr>
        <w:pStyle w:val="MDPI62backmatter"/>
      </w:pPr>
      <w:r w:rsidRPr="00613B31">
        <w:rPr>
          <w:b/>
        </w:rPr>
        <w:t>Author Contributions:</w:t>
      </w:r>
      <w:r w:rsidRPr="00613B31">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114184">
        <w:t xml:space="preserve"> </w:t>
      </w:r>
      <w:r w:rsidR="00144FF8">
        <w:t xml:space="preserve">Please turn to the </w:t>
      </w:r>
      <w:hyperlink r:id="rId23" w:history="1">
        <w:r w:rsidR="0001568A">
          <w:rPr>
            <w:rStyle w:val="Hyperlink"/>
          </w:rPr>
          <w:t>CRediT taxonomy</w:t>
        </w:r>
      </w:hyperlink>
      <w:r w:rsidR="00144FF8">
        <w:t xml:space="preserve"> </w:t>
      </w:r>
      <w:r w:rsidRPr="00613B31">
        <w:t>for the term explanation. Authorship must be limited to those who have contributed substantially to the work reported.</w:t>
      </w:r>
    </w:p>
    <w:p w14:paraId="5BB76F82" w14:textId="77777777" w:rsidR="007F761C" w:rsidRPr="00613B31" w:rsidRDefault="007F761C" w:rsidP="00EE6C9D">
      <w:pPr>
        <w:pStyle w:val="MDPI62backmatter"/>
      </w:pPr>
      <w:r w:rsidRPr="00613B31">
        <w:rPr>
          <w:b/>
        </w:rPr>
        <w:t>Funding:</w:t>
      </w:r>
      <w:r w:rsidRPr="00613B31">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114184">
        <w:t xml:space="preserve">funding. </w:t>
      </w:r>
      <w:r w:rsidR="00144FF8">
        <w:t xml:space="preserve">Any errors may affect your future </w:t>
      </w:r>
      <w:r w:rsidRPr="00613B31">
        <w:t>funding.</w:t>
      </w:r>
    </w:p>
    <w:p w14:paraId="02B32DDF" w14:textId="77777777" w:rsidR="007F761C" w:rsidRPr="00613B31" w:rsidRDefault="007F761C" w:rsidP="00EE6C9D">
      <w:pPr>
        <w:pStyle w:val="MDPI62backmatter"/>
      </w:pPr>
      <w:r w:rsidRPr="00613B31">
        <w:rPr>
          <w:b/>
        </w:rPr>
        <w:t>Acknowledgments:</w:t>
      </w:r>
      <w:r w:rsidRPr="00613B31">
        <w:t xml:space="preserve"> </w:t>
      </w:r>
      <w:r w:rsidR="00114184">
        <w:t xml:space="preserve">In this section, you can acknowledge </w:t>
      </w:r>
      <w:r w:rsidRPr="00613B31">
        <w:t>any support given which is not covered by the author contribution or funding sections. This may include administrative and technical support, or donations in kind (e.g., materials used for experiments).</w:t>
      </w:r>
    </w:p>
    <w:p w14:paraId="2EF36A00" w14:textId="77777777" w:rsidR="007F761C" w:rsidRPr="00613B31" w:rsidRDefault="007F761C" w:rsidP="00EE6C9D">
      <w:pPr>
        <w:pStyle w:val="MDPI62backmatter"/>
      </w:pPr>
      <w:r w:rsidRPr="00613B31">
        <w:rPr>
          <w:b/>
        </w:rPr>
        <w:t>Conflicts of Interest:</w:t>
      </w:r>
      <w:r w:rsidRPr="00613B31">
        <w:t xml:space="preserve"> Declare conflicts of interest or state “The </w:t>
      </w:r>
      <w:r w:rsidR="00203272">
        <w:t xml:space="preserve">authors declare no conflicts of </w:t>
      </w:r>
      <w:r w:rsidRPr="00613B31">
        <w:t xml:space="preserve">interest.” Authors must identify and declare any personal circumstances or interest that may be perceived as inappropriately influencing the representation or interpretation of reported research results. </w:t>
      </w:r>
      <w:r w:rsidR="00C5060F">
        <w:t xml:space="preserve">Any role of the funders in the design of the study; in the collection, analyses or interpretation of data; in the writing of the manuscript; or in the decision to publish the results must be declared </w:t>
      </w:r>
      <w:r w:rsidR="00C5060F">
        <w:lastRenderedPageBreak/>
        <w:t>in this section</w:t>
      </w:r>
      <w:r w:rsidRPr="00613B31">
        <w:t>. If there is no role, please state “</w:t>
      </w:r>
      <w:r w:rsidR="00F37401">
        <w:t>The funders had no role in the design of the study; in the collection, analyses, or interpretation of data; in the writing of the manuscript; or in the decision to publish the results</w:t>
      </w:r>
      <w:r w:rsidRPr="00613B31">
        <w:t>”.</w:t>
      </w:r>
    </w:p>
    <w:p w14:paraId="0F09E1E7" w14:textId="7E700D09" w:rsidR="007F761C" w:rsidRPr="00EE6C9D" w:rsidRDefault="007F761C" w:rsidP="00EE6C9D">
      <w:pPr>
        <w:pStyle w:val="MDPI21heading1"/>
        <w:ind w:left="0"/>
      </w:pPr>
      <w:r w:rsidRPr="00EE6C9D">
        <w:t>References</w:t>
      </w:r>
    </w:p>
    <w:p w14:paraId="59521B35" w14:textId="77777777" w:rsidR="00D32C76" w:rsidRDefault="00D32C76" w:rsidP="00D32C76">
      <w:pPr>
        <w:pStyle w:val="MDPI81references"/>
        <w:numPr>
          <w:ilvl w:val="0"/>
          <w:numId w:val="4"/>
        </w:numPr>
        <w:ind w:left="425" w:hanging="425"/>
      </w:pPr>
      <w:bookmarkStart w:id="119" w:name="_Hlk187342128"/>
      <w:r w:rsidRPr="00D32C76">
        <w:t xml:space="preserve">Usamentiaga, R.; Venegas, P.; Guerediaga, J.; Vega, L.; Molleda, J.; Bulnes, F.G. Infrared thermography for temperature measurement and non-destructive testing. </w:t>
      </w:r>
      <w:r w:rsidRPr="00D32C76">
        <w:rPr>
          <w:i/>
          <w:iCs/>
        </w:rPr>
        <w:t>Sensors</w:t>
      </w:r>
      <w:r w:rsidRPr="00D32C76">
        <w:t xml:space="preserve"> </w:t>
      </w:r>
      <w:r w:rsidRPr="00D32C76">
        <w:rPr>
          <w:b/>
          <w:bCs/>
        </w:rPr>
        <w:t>2014</w:t>
      </w:r>
      <w:r w:rsidRPr="00D32C76">
        <w:t xml:space="preserve">, </w:t>
      </w:r>
      <w:r w:rsidRPr="00D32C76">
        <w:rPr>
          <w:i/>
          <w:iCs/>
        </w:rPr>
        <w:t>14</w:t>
      </w:r>
      <w:r w:rsidRPr="00D32C76">
        <w:t>, 12305--12348.</w:t>
      </w:r>
    </w:p>
    <w:p w14:paraId="3E41ECD9" w14:textId="77777777" w:rsidR="00D32C76" w:rsidRDefault="00D32C76" w:rsidP="00D32C76">
      <w:pPr>
        <w:pStyle w:val="MDPI81references"/>
        <w:numPr>
          <w:ilvl w:val="0"/>
          <w:numId w:val="4"/>
        </w:numPr>
        <w:ind w:left="425" w:hanging="425"/>
      </w:pPr>
      <w:r>
        <w:t xml:space="preserve">Sousa, M.J.; Moutinho, A.; Almeida, M. Thermal Infrared Sensing for Near Real-Time Data-Driven Fire Detection and Monitoring Systems. </w:t>
      </w:r>
      <w:r w:rsidRPr="00D32C76">
        <w:rPr>
          <w:i/>
          <w:iCs/>
        </w:rPr>
        <w:t>Sensors</w:t>
      </w:r>
      <w:r>
        <w:t xml:space="preserve"> </w:t>
      </w:r>
      <w:r w:rsidRPr="00D32C76">
        <w:rPr>
          <w:b/>
          <w:bCs/>
        </w:rPr>
        <w:t>2020</w:t>
      </w:r>
      <w:r>
        <w:t xml:space="preserve">, </w:t>
      </w:r>
      <w:r w:rsidRPr="00D32C76">
        <w:rPr>
          <w:i/>
          <w:iCs/>
        </w:rPr>
        <w:t>20</w:t>
      </w:r>
      <w:r>
        <w:t>, 6803.</w:t>
      </w:r>
    </w:p>
    <w:p w14:paraId="0228137B" w14:textId="77777777" w:rsidR="00D32C76" w:rsidRDefault="00D32C76" w:rsidP="00D32C76">
      <w:pPr>
        <w:pStyle w:val="MDPI81references"/>
        <w:numPr>
          <w:ilvl w:val="0"/>
          <w:numId w:val="4"/>
        </w:numPr>
        <w:ind w:left="425" w:hanging="425"/>
      </w:pPr>
      <w:r>
        <w:t>Messina, G.; Modica, G. Applications of UAV Thermal Imagery in Precision Agriculture: State of the Art and Future Research Outlook</w:t>
      </w:r>
      <w:r w:rsidRPr="00D32C76">
        <w:rPr>
          <w:i/>
          <w:iCs/>
        </w:rPr>
        <w:t>. Remote Sensing</w:t>
      </w:r>
      <w:r>
        <w:t xml:space="preserve"> </w:t>
      </w:r>
      <w:r w:rsidRPr="00D32C76">
        <w:rPr>
          <w:b/>
          <w:bCs/>
        </w:rPr>
        <w:t>2020</w:t>
      </w:r>
      <w:r>
        <w:t xml:space="preserve">, </w:t>
      </w:r>
      <w:r w:rsidRPr="00D32C76">
        <w:rPr>
          <w:i/>
          <w:iCs/>
        </w:rPr>
        <w:t>12</w:t>
      </w:r>
      <w:r>
        <w:t>, 9, 1491. https://doi.org/10.3390/rs12091491.</w:t>
      </w:r>
    </w:p>
    <w:p w14:paraId="56801692" w14:textId="77777777" w:rsidR="00D32C76" w:rsidRDefault="00D32C76" w:rsidP="00D32C76">
      <w:pPr>
        <w:pStyle w:val="MDPI81references"/>
        <w:numPr>
          <w:ilvl w:val="0"/>
          <w:numId w:val="4"/>
        </w:numPr>
        <w:ind w:left="425" w:hanging="425"/>
      </w:pPr>
      <w:r>
        <w:t xml:space="preserve">Martin, M.; Chong, A.; Biljecki, F.; Miller, C. Infrared Thermography in the Built Environment: A Multi-Scale Review. </w:t>
      </w:r>
      <w:r w:rsidRPr="00D32C76">
        <w:rPr>
          <w:i/>
          <w:iCs/>
        </w:rPr>
        <w:t xml:space="preserve">Renewable and Sustainable Energy Reviews </w:t>
      </w:r>
      <w:r w:rsidRPr="00D32C76">
        <w:rPr>
          <w:b/>
          <w:bCs/>
        </w:rPr>
        <w:t>2022</w:t>
      </w:r>
      <w:r>
        <w:t xml:space="preserve">, </w:t>
      </w:r>
      <w:r w:rsidRPr="00D32C76">
        <w:rPr>
          <w:i/>
          <w:iCs/>
        </w:rPr>
        <w:t>165</w:t>
      </w:r>
      <w:r>
        <w:t>, 112540.</w:t>
      </w:r>
    </w:p>
    <w:p w14:paraId="0AEEC46C" w14:textId="77777777" w:rsidR="00D32C76" w:rsidRDefault="00D32C76" w:rsidP="00D32C76">
      <w:pPr>
        <w:pStyle w:val="MDPI81references"/>
        <w:numPr>
          <w:ilvl w:val="0"/>
          <w:numId w:val="4"/>
        </w:numPr>
        <w:ind w:left="425" w:hanging="425"/>
      </w:pPr>
      <w:r>
        <w:t xml:space="preserve">Carlomagno, G.M.; Cardone, G. Infrared Thermography for Convective Heat Transfer Measurements. </w:t>
      </w:r>
      <w:r w:rsidRPr="00B83D07">
        <w:rPr>
          <w:i/>
          <w:iCs/>
        </w:rPr>
        <w:t>Experiments in Fluids</w:t>
      </w:r>
      <w:r>
        <w:t xml:space="preserve"> </w:t>
      </w:r>
      <w:r w:rsidRPr="00B83D07">
        <w:rPr>
          <w:b/>
          <w:bCs/>
        </w:rPr>
        <w:t>2010</w:t>
      </w:r>
      <w:r>
        <w:t xml:space="preserve">, </w:t>
      </w:r>
      <w:r w:rsidRPr="00B83D07">
        <w:rPr>
          <w:i/>
          <w:iCs/>
        </w:rPr>
        <w:t>49</w:t>
      </w:r>
      <w:r>
        <w:t>, 1187--1218. https://doi.org/10.1007/s00348-010-0912-2.</w:t>
      </w:r>
    </w:p>
    <w:p w14:paraId="04F22480" w14:textId="77777777" w:rsidR="00D32C76" w:rsidRDefault="00D32C76" w:rsidP="00D32C76">
      <w:pPr>
        <w:pStyle w:val="MDPI81references"/>
        <w:numPr>
          <w:ilvl w:val="0"/>
          <w:numId w:val="4"/>
        </w:numPr>
        <w:ind w:left="425" w:hanging="425"/>
      </w:pPr>
      <w:r>
        <w:t xml:space="preserve">Jacob, F.; Petitcolin, F.; Schmugge, T.; Vermote, É.; French, A.; Ogawa, K. Comparison of Land Surface Emissivity and Radiometric Temperature Derived from MODIS and ASTER Sensors. </w:t>
      </w:r>
      <w:r w:rsidRPr="00B83D07">
        <w:rPr>
          <w:i/>
          <w:iCs/>
        </w:rPr>
        <w:t>Remote Sensing of Environment</w:t>
      </w:r>
      <w:r>
        <w:t xml:space="preserve"> </w:t>
      </w:r>
      <w:r w:rsidRPr="00B83D07">
        <w:rPr>
          <w:b/>
          <w:bCs/>
        </w:rPr>
        <w:t>2004</w:t>
      </w:r>
      <w:r>
        <w:t xml:space="preserve">, </w:t>
      </w:r>
      <w:r w:rsidRPr="00B83D07">
        <w:rPr>
          <w:i/>
          <w:iCs/>
        </w:rPr>
        <w:t>90</w:t>
      </w:r>
      <w:r>
        <w:t>, 137–152.</w:t>
      </w:r>
    </w:p>
    <w:p w14:paraId="586EFDFE" w14:textId="77777777" w:rsidR="00D32C76" w:rsidRDefault="00D32C76" w:rsidP="00D32C76">
      <w:pPr>
        <w:pStyle w:val="MDPI81references"/>
        <w:numPr>
          <w:ilvl w:val="0"/>
          <w:numId w:val="4"/>
        </w:numPr>
        <w:ind w:left="425" w:hanging="425"/>
      </w:pPr>
      <w:r>
        <w:t xml:space="preserve">Kuenzer, C.; Zhang, J.; Jing, L.; Huadong, G.; Dech, S. Thermal Infrared Remote Sensing of Surface and Underground Coal Fires. </w:t>
      </w:r>
      <w:r w:rsidRPr="00B83D07">
        <w:rPr>
          <w:i/>
          <w:iCs/>
        </w:rPr>
        <w:t>In Remote Sensing and Digital Image Processing; Springer: Heidelberg, Germany,</w:t>
      </w:r>
      <w:r>
        <w:t xml:space="preserve"> </w:t>
      </w:r>
      <w:r w:rsidRPr="00B83D07">
        <w:rPr>
          <w:b/>
          <w:bCs/>
        </w:rPr>
        <w:t>2013</w:t>
      </w:r>
      <w:r>
        <w:t xml:space="preserve">; </w:t>
      </w:r>
      <w:r w:rsidRPr="00B83D07">
        <w:rPr>
          <w:i/>
          <w:iCs/>
        </w:rPr>
        <w:t>Volume 17</w:t>
      </w:r>
      <w:r>
        <w:t>, pp. 429–451.</w:t>
      </w:r>
    </w:p>
    <w:p w14:paraId="3512DBA8" w14:textId="0A681836" w:rsidR="00D32C76" w:rsidRDefault="00D32C76" w:rsidP="00D32C76">
      <w:pPr>
        <w:pStyle w:val="MDPI81references"/>
        <w:numPr>
          <w:ilvl w:val="0"/>
          <w:numId w:val="4"/>
        </w:numPr>
        <w:ind w:left="425" w:hanging="425"/>
      </w:pPr>
      <w:r>
        <w:t xml:space="preserve">Mushkin, A.; Balick, L.K.; Gillespie, A.R. Extending Surface Temperature and Emissivity Retrieval to the Mid-Infrared (3–5 </w:t>
      </w:r>
      <w:r w:rsidR="00E54EB7">
        <w:t>μm</w:t>
      </w:r>
      <w:r>
        <w:t xml:space="preserve">) Using the Multispectral Thermal Imager (MTI). </w:t>
      </w:r>
      <w:r w:rsidRPr="00B83D07">
        <w:rPr>
          <w:i/>
          <w:iCs/>
        </w:rPr>
        <w:t>Remote Sensing of Environment</w:t>
      </w:r>
      <w:r>
        <w:t xml:space="preserve"> </w:t>
      </w:r>
      <w:r w:rsidRPr="00B83D07">
        <w:rPr>
          <w:b/>
          <w:bCs/>
        </w:rPr>
        <w:t>2005</w:t>
      </w:r>
      <w:r>
        <w:t xml:space="preserve">, </w:t>
      </w:r>
      <w:r w:rsidRPr="00B83D07">
        <w:rPr>
          <w:i/>
          <w:iCs/>
        </w:rPr>
        <w:t>98</w:t>
      </w:r>
      <w:r>
        <w:t>, 2–3, 141–151.</w:t>
      </w:r>
    </w:p>
    <w:p w14:paraId="2F818277" w14:textId="77777777" w:rsidR="00D32C76" w:rsidRDefault="00D32C76" w:rsidP="00D32C76">
      <w:pPr>
        <w:pStyle w:val="MDPI81references"/>
        <w:numPr>
          <w:ilvl w:val="0"/>
          <w:numId w:val="4"/>
        </w:numPr>
        <w:ind w:left="425" w:hanging="425"/>
      </w:pPr>
      <w:r>
        <w:t xml:space="preserve">Jensen, J.R. Remote Sensing of the Environment: An Earth Resource Perspective, 2nd ed.; </w:t>
      </w:r>
      <w:r w:rsidRPr="001B3212">
        <w:rPr>
          <w:i/>
          <w:iCs/>
        </w:rPr>
        <w:t>Pearson: Harlow, UK</w:t>
      </w:r>
      <w:r>
        <w:t xml:space="preserve">, </w:t>
      </w:r>
      <w:r w:rsidRPr="001B3212">
        <w:rPr>
          <w:b/>
          <w:bCs/>
        </w:rPr>
        <w:t>2014</w:t>
      </w:r>
      <w:r>
        <w:t xml:space="preserve">; </w:t>
      </w:r>
      <w:r w:rsidRPr="001B3212">
        <w:rPr>
          <w:i/>
          <w:iCs/>
        </w:rPr>
        <w:t>Volume 1</w:t>
      </w:r>
      <w:r>
        <w:t>, ISBN 9780131889507.</w:t>
      </w:r>
    </w:p>
    <w:p w14:paraId="1676DF2F" w14:textId="77777777" w:rsidR="00D32C76" w:rsidRDefault="00D32C76" w:rsidP="00D32C76">
      <w:pPr>
        <w:pStyle w:val="MDPI81references"/>
        <w:numPr>
          <w:ilvl w:val="0"/>
          <w:numId w:val="4"/>
        </w:numPr>
        <w:ind w:left="425" w:hanging="425"/>
      </w:pPr>
      <w:r>
        <w:t xml:space="preserve">Sabins, F. Remote Sensing: Principles and Interpretation; W.H. Freeman &amp; Co.: </w:t>
      </w:r>
      <w:r w:rsidRPr="001B3212">
        <w:rPr>
          <w:i/>
          <w:iCs/>
        </w:rPr>
        <w:t>New York, NY, USA</w:t>
      </w:r>
      <w:r>
        <w:t xml:space="preserve">, </w:t>
      </w:r>
      <w:r w:rsidRPr="001B3212">
        <w:rPr>
          <w:b/>
          <w:bCs/>
        </w:rPr>
        <w:t>1997</w:t>
      </w:r>
      <w:r>
        <w:t>; ISBN 0716724421.</w:t>
      </w:r>
    </w:p>
    <w:p w14:paraId="695CBA48" w14:textId="77777777" w:rsidR="00D32C76" w:rsidRDefault="00D32C76" w:rsidP="00D32C76">
      <w:pPr>
        <w:pStyle w:val="MDPI81references"/>
        <w:numPr>
          <w:ilvl w:val="0"/>
          <w:numId w:val="4"/>
        </w:numPr>
        <w:ind w:left="425" w:hanging="425"/>
      </w:pPr>
      <w:r>
        <w:t xml:space="preserve">Momeni, M.; Saradjian, M.R. Evaluating NDVI-Based Emissivities of MODIS Bands 31 and 32 Using Emissivities Derived by Day/Night LST Algorithm. </w:t>
      </w:r>
      <w:r w:rsidRPr="001B3212">
        <w:rPr>
          <w:i/>
          <w:iCs/>
        </w:rPr>
        <w:t xml:space="preserve">Remote Sensing of Environment </w:t>
      </w:r>
      <w:r w:rsidRPr="001B3212">
        <w:rPr>
          <w:b/>
          <w:bCs/>
        </w:rPr>
        <w:t>2007</w:t>
      </w:r>
      <w:r>
        <w:t xml:space="preserve">, </w:t>
      </w:r>
      <w:r w:rsidRPr="001B3212">
        <w:rPr>
          <w:i/>
          <w:iCs/>
        </w:rPr>
        <w:t>106</w:t>
      </w:r>
      <w:r>
        <w:t>, 2, 190–198. https://doi.org/10.1016/j.rse.2006.08.002.</w:t>
      </w:r>
    </w:p>
    <w:p w14:paraId="25633C71" w14:textId="024D4ADA" w:rsidR="00D32C76" w:rsidRDefault="00D32C76" w:rsidP="00D32C76">
      <w:pPr>
        <w:pStyle w:val="MDPI81references"/>
        <w:numPr>
          <w:ilvl w:val="0"/>
          <w:numId w:val="4"/>
        </w:numPr>
        <w:ind w:left="425" w:hanging="425"/>
      </w:pPr>
      <w:r>
        <w:t xml:space="preserve">Li, Z.-L.; Wu, H.; Wang, N.; Qiu, S.; Sobrino, J.A.; Wan, Z.; Tang, B.-H.; Yan, G. Land Surface Emissivity Retrieval from Satellite Data. </w:t>
      </w:r>
      <w:r w:rsidRPr="001B3212">
        <w:rPr>
          <w:i/>
          <w:iCs/>
        </w:rPr>
        <w:t>International Journal of Remote Sensing</w:t>
      </w:r>
      <w:r>
        <w:t xml:space="preserve"> </w:t>
      </w:r>
      <w:r w:rsidRPr="001B3212">
        <w:rPr>
          <w:b/>
          <w:bCs/>
        </w:rPr>
        <w:t>2013</w:t>
      </w:r>
      <w:r>
        <w:t xml:space="preserve">, </w:t>
      </w:r>
      <w:r w:rsidRPr="001B3212">
        <w:rPr>
          <w:i/>
          <w:iCs/>
        </w:rPr>
        <w:t>34</w:t>
      </w:r>
      <w:r>
        <w:t>, 9–10, 3084–3127.</w:t>
      </w:r>
    </w:p>
    <w:p w14:paraId="6B127E2F" w14:textId="37CC71CD" w:rsidR="00D32C76" w:rsidRDefault="00D32C76" w:rsidP="00D32C76">
      <w:pPr>
        <w:pStyle w:val="MDPI81references"/>
        <w:numPr>
          <w:ilvl w:val="0"/>
          <w:numId w:val="4"/>
        </w:numPr>
        <w:ind w:left="425" w:hanging="425"/>
      </w:pPr>
      <w:r>
        <w:t xml:space="preserve">Hori, M.; Aoki, T.; Tanikawa, T.; Motoyoshi, H.; Hachikubo, A.; Sugiura, K.; Yasunari, T.J.; Eide, H.; Storvold, R.; Nakajima, Y. In-Situ Measured Spectral Directional Emissivity of Snow and Ice in the 8–14 </w:t>
      </w:r>
      <w:r w:rsidR="00E54EB7">
        <w:t>μm</w:t>
      </w:r>
      <w:r>
        <w:t xml:space="preserve"> Atmospheric Window. </w:t>
      </w:r>
      <w:r w:rsidRPr="00E54EB7">
        <w:rPr>
          <w:i/>
          <w:iCs/>
        </w:rPr>
        <w:t>Remote Sensing of Environment</w:t>
      </w:r>
      <w:r>
        <w:t xml:space="preserve"> </w:t>
      </w:r>
      <w:r w:rsidRPr="00E54EB7">
        <w:rPr>
          <w:b/>
          <w:bCs/>
        </w:rPr>
        <w:t>2006</w:t>
      </w:r>
      <w:r>
        <w:t xml:space="preserve">, </w:t>
      </w:r>
      <w:r w:rsidRPr="00E54EB7">
        <w:rPr>
          <w:i/>
          <w:iCs/>
        </w:rPr>
        <w:t>100</w:t>
      </w:r>
      <w:r>
        <w:t>, 486–502.</w:t>
      </w:r>
    </w:p>
    <w:p w14:paraId="3F7FC7B0" w14:textId="77777777" w:rsidR="00D32C76" w:rsidRDefault="00D32C76" w:rsidP="00D32C76">
      <w:pPr>
        <w:pStyle w:val="MDPI81references"/>
        <w:numPr>
          <w:ilvl w:val="0"/>
          <w:numId w:val="4"/>
        </w:numPr>
        <w:ind w:left="425" w:hanging="425"/>
      </w:pPr>
      <w:r>
        <w:t xml:space="preserve">Sobrino, J.A.; Jimenez-Munoz, J.C.; Verhoef, W. Canopy Directional Emissivity: Comparison between Models. </w:t>
      </w:r>
      <w:r w:rsidRPr="00E54EB7">
        <w:rPr>
          <w:i/>
          <w:iCs/>
        </w:rPr>
        <w:t>Remote Sensing of Environment</w:t>
      </w:r>
      <w:r>
        <w:t xml:space="preserve"> </w:t>
      </w:r>
      <w:r w:rsidRPr="00E54EB7">
        <w:rPr>
          <w:b/>
          <w:bCs/>
        </w:rPr>
        <w:t>2005</w:t>
      </w:r>
      <w:r>
        <w:t xml:space="preserve">, </w:t>
      </w:r>
      <w:r w:rsidRPr="00E54EB7">
        <w:rPr>
          <w:i/>
          <w:iCs/>
        </w:rPr>
        <w:t>99</w:t>
      </w:r>
      <w:r>
        <w:t>, 304–314. https://doi.org/10.1016/j.rse.2005.09.009.</w:t>
      </w:r>
    </w:p>
    <w:p w14:paraId="241C7318" w14:textId="77777777" w:rsidR="00D32C76" w:rsidRDefault="00D32C76" w:rsidP="00D32C76">
      <w:pPr>
        <w:pStyle w:val="MDPI81references"/>
        <w:numPr>
          <w:ilvl w:val="0"/>
          <w:numId w:val="4"/>
        </w:numPr>
        <w:ind w:left="425" w:hanging="425"/>
      </w:pPr>
      <w:r>
        <w:t xml:space="preserve">Hay, G.J.; Kyle, C.; Hemachandran, B.; Chen, G.; Rahman, M.M.; Fung, T.S.; Arvai, J.L. Geospatial Technologies to Improve Urban Energy Efficiency. </w:t>
      </w:r>
      <w:r w:rsidRPr="00E54EB7">
        <w:rPr>
          <w:i/>
          <w:iCs/>
        </w:rPr>
        <w:t>Remote Sensing</w:t>
      </w:r>
      <w:r>
        <w:t xml:space="preserve"> </w:t>
      </w:r>
      <w:r w:rsidRPr="00E54EB7">
        <w:rPr>
          <w:b/>
          <w:bCs/>
        </w:rPr>
        <w:t>2011</w:t>
      </w:r>
      <w:r>
        <w:t>,</w:t>
      </w:r>
      <w:r w:rsidRPr="00E54EB7">
        <w:rPr>
          <w:i/>
          <w:iCs/>
        </w:rPr>
        <w:t xml:space="preserve"> 3</w:t>
      </w:r>
      <w:r>
        <w:t>, 7, 1380–1405. https://doi.org/10.3390/rs3071380.</w:t>
      </w:r>
    </w:p>
    <w:p w14:paraId="7278367C" w14:textId="77777777" w:rsidR="00D32C76" w:rsidRDefault="00D32C76" w:rsidP="00D32C76">
      <w:pPr>
        <w:pStyle w:val="MDPI81references"/>
        <w:numPr>
          <w:ilvl w:val="0"/>
          <w:numId w:val="4"/>
        </w:numPr>
        <w:ind w:left="425" w:hanging="425"/>
      </w:pPr>
      <w:r>
        <w:t xml:space="preserve">Castilla, G.; Hay, G.J. Image Objects and Geographic Objects. In Object-Based Image Analysis: Spatial Concepts for Knowledge-Driven Remote Sensing Applications; Blaschke, T., Lang, S., Hay, G.J., Eds.; </w:t>
      </w:r>
      <w:r w:rsidRPr="00E54EB7">
        <w:rPr>
          <w:i/>
          <w:iCs/>
        </w:rPr>
        <w:t>Springer: Berlin, Heidelberg</w:t>
      </w:r>
      <w:r>
        <w:t xml:space="preserve">, </w:t>
      </w:r>
      <w:r w:rsidRPr="00E54EB7">
        <w:rPr>
          <w:b/>
          <w:bCs/>
        </w:rPr>
        <w:t>2008</w:t>
      </w:r>
      <w:r>
        <w:t>; pp. 91--110.</w:t>
      </w:r>
    </w:p>
    <w:p w14:paraId="08CF19ED" w14:textId="77777777" w:rsidR="00D32C76" w:rsidRDefault="00D32C76" w:rsidP="00D32C76">
      <w:pPr>
        <w:pStyle w:val="MDPI81references"/>
        <w:numPr>
          <w:ilvl w:val="0"/>
          <w:numId w:val="4"/>
        </w:numPr>
        <w:ind w:left="425" w:hanging="425"/>
      </w:pPr>
      <w:r>
        <w:t xml:space="preserve">Snyder, W.C.; Wan, Z.; Zhang, Y.; Feng, Y.Z. Classification-Based Emissivity for Land Surface Temperature Measurement from Space. </w:t>
      </w:r>
      <w:r w:rsidRPr="00CA05C3">
        <w:rPr>
          <w:i/>
          <w:iCs/>
        </w:rPr>
        <w:t xml:space="preserve">International Journal of Remote Sensing 1998, </w:t>
      </w:r>
      <w:r w:rsidRPr="00E54EB7">
        <w:rPr>
          <w:i/>
          <w:iCs/>
        </w:rPr>
        <w:t>19</w:t>
      </w:r>
      <w:r>
        <w:t>, 2753–2774. https://doi.org/10.1080/014311698214497.</w:t>
      </w:r>
    </w:p>
    <w:p w14:paraId="0C225BB6" w14:textId="77777777" w:rsidR="00D32C76" w:rsidRDefault="00D32C76" w:rsidP="00D32C76">
      <w:pPr>
        <w:pStyle w:val="MDPI81references"/>
        <w:numPr>
          <w:ilvl w:val="0"/>
          <w:numId w:val="4"/>
        </w:numPr>
        <w:ind w:left="425" w:hanging="425"/>
      </w:pPr>
      <w:r>
        <w:t xml:space="preserve">Weng, Q. Thermal Infrared Remote Sensing for Urban Climate and Environmental Studies: Methods, Applications, and Trends. </w:t>
      </w:r>
      <w:r w:rsidRPr="00E54EB7">
        <w:rPr>
          <w:i/>
          <w:iCs/>
        </w:rPr>
        <w:t>ISPRS Journal of Photogrammetry and Remote Sensing</w:t>
      </w:r>
      <w:r>
        <w:t xml:space="preserve"> </w:t>
      </w:r>
      <w:r w:rsidRPr="00E54EB7">
        <w:rPr>
          <w:b/>
          <w:bCs/>
        </w:rPr>
        <w:t>2009</w:t>
      </w:r>
      <w:r>
        <w:t xml:space="preserve">, </w:t>
      </w:r>
      <w:r w:rsidRPr="00E54EB7">
        <w:rPr>
          <w:i/>
          <w:iCs/>
        </w:rPr>
        <w:t>64</w:t>
      </w:r>
      <w:r>
        <w:t>, 4, 335–344. https://doi.org/10.1016/j.isprsjprs.2009.03.007.</w:t>
      </w:r>
    </w:p>
    <w:p w14:paraId="1E45EB76" w14:textId="77777777" w:rsidR="00316D3A" w:rsidRPr="00316D3A" w:rsidRDefault="00316D3A" w:rsidP="00D32C76">
      <w:pPr>
        <w:pStyle w:val="MDPI81references"/>
        <w:numPr>
          <w:ilvl w:val="0"/>
          <w:numId w:val="4"/>
        </w:numPr>
        <w:ind w:left="425" w:hanging="425"/>
      </w:pPr>
      <w:r w:rsidRPr="00316D3A">
        <w:t>Rogalski, A. (2002). Infrared detectors: an overview. </w:t>
      </w:r>
      <w:r w:rsidRPr="00CA05C3">
        <w:rPr>
          <w:i/>
          <w:iCs/>
        </w:rPr>
        <w:t>Infrared physics &amp; technology</w:t>
      </w:r>
      <w:r w:rsidRPr="00316D3A">
        <w:t>, 43(3-5), 187-210.</w:t>
      </w:r>
    </w:p>
    <w:p w14:paraId="5AD911E8" w14:textId="77777777" w:rsidR="00316D3A" w:rsidRPr="00316D3A" w:rsidRDefault="00316D3A" w:rsidP="00D32C76">
      <w:pPr>
        <w:pStyle w:val="MDPI81references"/>
        <w:numPr>
          <w:ilvl w:val="0"/>
          <w:numId w:val="4"/>
        </w:numPr>
        <w:ind w:left="425" w:hanging="425"/>
      </w:pPr>
      <w:r w:rsidRPr="00316D3A">
        <w:t>Rogalski, A. (2003). Infrared detectors: status and trends. </w:t>
      </w:r>
      <w:r w:rsidRPr="00CA05C3">
        <w:rPr>
          <w:i/>
          <w:iCs/>
        </w:rPr>
        <w:t>Progress in quantum electronics</w:t>
      </w:r>
      <w:r w:rsidRPr="00316D3A">
        <w:t>, 27(2-3), 59-210.</w:t>
      </w:r>
    </w:p>
    <w:p w14:paraId="22341839" w14:textId="77777777" w:rsidR="00316D3A" w:rsidRPr="00316D3A" w:rsidRDefault="00316D3A" w:rsidP="00D32C76">
      <w:pPr>
        <w:pStyle w:val="MDPI81references"/>
        <w:numPr>
          <w:ilvl w:val="0"/>
          <w:numId w:val="4"/>
        </w:numPr>
        <w:ind w:left="425" w:hanging="425"/>
      </w:pPr>
      <w:r w:rsidRPr="00316D3A">
        <w:t>Rogalski, A. (2012). History of infrared detectors. </w:t>
      </w:r>
      <w:r w:rsidRPr="00CA05C3">
        <w:rPr>
          <w:i/>
          <w:iCs/>
        </w:rPr>
        <w:t>Opto-electronics review</w:t>
      </w:r>
      <w:r w:rsidRPr="00316D3A">
        <w:t>, 20(3), 279-308.</w:t>
      </w:r>
    </w:p>
    <w:p w14:paraId="33EDE83F" w14:textId="755A3F1C" w:rsidR="00D32C76" w:rsidRDefault="00D32C76" w:rsidP="00D32C76">
      <w:pPr>
        <w:pStyle w:val="MDPI81references"/>
        <w:numPr>
          <w:ilvl w:val="0"/>
          <w:numId w:val="4"/>
        </w:numPr>
        <w:ind w:left="425" w:hanging="425"/>
      </w:pPr>
      <w:r>
        <w:t xml:space="preserve">Hou, F.; Zhang, Y.; Zhou, Y.; Zhang, M.; Lv, B.; Wu, J. Review on Infrared Imaging Technology. </w:t>
      </w:r>
      <w:r w:rsidRPr="008A0853">
        <w:rPr>
          <w:i/>
          <w:iCs/>
        </w:rPr>
        <w:t>Sustainability</w:t>
      </w:r>
      <w:r>
        <w:t xml:space="preserve"> </w:t>
      </w:r>
      <w:r w:rsidRPr="008A0853">
        <w:rPr>
          <w:b/>
          <w:bCs/>
        </w:rPr>
        <w:t>2022</w:t>
      </w:r>
      <w:r>
        <w:t xml:space="preserve">, </w:t>
      </w:r>
      <w:r w:rsidRPr="008A0853">
        <w:rPr>
          <w:i/>
          <w:iCs/>
        </w:rPr>
        <w:t>14</w:t>
      </w:r>
      <w:r>
        <w:t>, 18, 11161.</w:t>
      </w:r>
    </w:p>
    <w:p w14:paraId="48F39845" w14:textId="2EF918C2" w:rsidR="00D32C76" w:rsidRDefault="00D32C76" w:rsidP="00D32C76">
      <w:pPr>
        <w:pStyle w:val="MDPI81references"/>
        <w:numPr>
          <w:ilvl w:val="0"/>
          <w:numId w:val="4"/>
        </w:numPr>
        <w:ind w:left="425" w:hanging="425"/>
      </w:pPr>
      <w:r>
        <w:t xml:space="preserve">Gade, R.; Moeslund, T.B. Thermal Cameras and Applications: A Survey. </w:t>
      </w:r>
      <w:r w:rsidRPr="008A0853">
        <w:rPr>
          <w:i/>
          <w:iCs/>
        </w:rPr>
        <w:t>Machine Vision and Applications</w:t>
      </w:r>
      <w:r>
        <w:t xml:space="preserve"> </w:t>
      </w:r>
      <w:r w:rsidRPr="008A0853">
        <w:rPr>
          <w:b/>
          <w:bCs/>
        </w:rPr>
        <w:t>2014</w:t>
      </w:r>
      <w:r>
        <w:t xml:space="preserve">, </w:t>
      </w:r>
      <w:r w:rsidRPr="008A0853">
        <w:rPr>
          <w:i/>
          <w:iCs/>
        </w:rPr>
        <w:t>25</w:t>
      </w:r>
      <w:r>
        <w:t>, 245–262</w:t>
      </w:r>
      <w:r w:rsidR="008A0853">
        <w:t>.</w:t>
      </w:r>
    </w:p>
    <w:p w14:paraId="442571AC" w14:textId="77777777" w:rsidR="00D32C76" w:rsidRDefault="00D32C76" w:rsidP="00D32C76">
      <w:pPr>
        <w:pStyle w:val="MDPI81references"/>
        <w:numPr>
          <w:ilvl w:val="0"/>
          <w:numId w:val="4"/>
        </w:numPr>
        <w:ind w:left="425" w:hanging="425"/>
      </w:pPr>
      <w:r>
        <w:t xml:space="preserve">Sheng, Q.; Wang, Q.; Xiao, H.; Wang, Q. Research on Geometric Calibration of Spaceborne Linear Array Whiskbroom Camera. </w:t>
      </w:r>
      <w:r w:rsidRPr="008A0853">
        <w:rPr>
          <w:i/>
          <w:iCs/>
        </w:rPr>
        <w:t>Sensors</w:t>
      </w:r>
      <w:r>
        <w:t xml:space="preserve"> </w:t>
      </w:r>
      <w:r w:rsidRPr="008A0853">
        <w:rPr>
          <w:b/>
          <w:bCs/>
        </w:rPr>
        <w:t>2018</w:t>
      </w:r>
      <w:r>
        <w:t xml:space="preserve">, </w:t>
      </w:r>
      <w:r w:rsidRPr="008A0853">
        <w:rPr>
          <w:i/>
          <w:iCs/>
        </w:rPr>
        <w:t>18</w:t>
      </w:r>
      <w:r>
        <w:t>, 1, 247. https://doi.org/10.3390/s18010247.</w:t>
      </w:r>
    </w:p>
    <w:p w14:paraId="6B86AED2" w14:textId="77777777" w:rsidR="00D32C76" w:rsidRDefault="00D32C76" w:rsidP="00D32C76">
      <w:pPr>
        <w:pStyle w:val="MDPI81references"/>
        <w:numPr>
          <w:ilvl w:val="0"/>
          <w:numId w:val="4"/>
        </w:numPr>
        <w:ind w:left="425" w:hanging="425"/>
      </w:pPr>
      <w:r>
        <w:t xml:space="preserve">Begeman, C.; Helder, D.; Leigh, L.; Pinkert, C. Relative Radiometric Correction of Pushbroom Satellites Using the Yaw Maneuver. </w:t>
      </w:r>
      <w:r w:rsidRPr="008A0853">
        <w:rPr>
          <w:i/>
          <w:iCs/>
        </w:rPr>
        <w:t xml:space="preserve">Remote Sensing </w:t>
      </w:r>
      <w:r w:rsidRPr="008A0853">
        <w:rPr>
          <w:b/>
          <w:bCs/>
        </w:rPr>
        <w:t>2022</w:t>
      </w:r>
      <w:r>
        <w:t xml:space="preserve">, </w:t>
      </w:r>
      <w:r w:rsidRPr="008A0853">
        <w:rPr>
          <w:i/>
          <w:iCs/>
        </w:rPr>
        <w:t>14</w:t>
      </w:r>
      <w:r>
        <w:t xml:space="preserve">, 12, 2820. </w:t>
      </w:r>
      <w:r w:rsidRPr="008A0853">
        <w:rPr>
          <w:i/>
          <w:iCs/>
        </w:rPr>
        <w:t>https://doi.org/10.3390/rs14122820.</w:t>
      </w:r>
    </w:p>
    <w:p w14:paraId="28ED983D" w14:textId="77777777" w:rsidR="00D32C76" w:rsidRPr="008A0853" w:rsidRDefault="00D32C76" w:rsidP="00D32C76">
      <w:pPr>
        <w:pStyle w:val="MDPI81references"/>
        <w:numPr>
          <w:ilvl w:val="0"/>
          <w:numId w:val="4"/>
        </w:numPr>
        <w:ind w:left="425" w:hanging="425"/>
        <w:rPr>
          <w:i/>
          <w:iCs/>
        </w:rPr>
      </w:pPr>
      <w:r>
        <w:lastRenderedPageBreak/>
        <w:t xml:space="preserve">Singh, M.; Khare, S.; Kaushik, B.K. Objective Evaluation Method for Advance Thermal Imagers Based on Minimum Resolvable Temperature Difference. </w:t>
      </w:r>
      <w:r w:rsidRPr="008A0853">
        <w:rPr>
          <w:i/>
          <w:iCs/>
        </w:rPr>
        <w:t>Journal of Optics</w:t>
      </w:r>
      <w:r>
        <w:t xml:space="preserve"> </w:t>
      </w:r>
      <w:r w:rsidRPr="008A0853">
        <w:rPr>
          <w:b/>
          <w:bCs/>
        </w:rPr>
        <w:t>2020</w:t>
      </w:r>
      <w:r>
        <w:t xml:space="preserve">, </w:t>
      </w:r>
      <w:r w:rsidRPr="008A0853">
        <w:rPr>
          <w:i/>
          <w:iCs/>
        </w:rPr>
        <w:t>49</w:t>
      </w:r>
      <w:r>
        <w:t xml:space="preserve">, 94–101. </w:t>
      </w:r>
      <w:r w:rsidRPr="008A0853">
        <w:rPr>
          <w:i/>
          <w:iCs/>
        </w:rPr>
        <w:t>https://doi.org/10.1007/s12596-020-00585-1.</w:t>
      </w:r>
    </w:p>
    <w:p w14:paraId="3DF63001" w14:textId="77777777" w:rsidR="00D32C76" w:rsidRDefault="00D32C76" w:rsidP="00D32C76">
      <w:pPr>
        <w:pStyle w:val="MDPI81references"/>
        <w:numPr>
          <w:ilvl w:val="0"/>
          <w:numId w:val="4"/>
        </w:numPr>
        <w:ind w:left="425" w:hanging="425"/>
      </w:pPr>
      <w:r>
        <w:t xml:space="preserve">Reuter, D.C.; Richardson, C.M.; Pellerano, F.A.; Irons, J.R.; Allen, R.G.; Anderson, M.; Jhabvala, M.D.; et al. The Thermal Infrared Sensor (TIRS) on Landsat 8: Design Overview and Pre-Launch Characterization. </w:t>
      </w:r>
      <w:r w:rsidRPr="008A0853">
        <w:rPr>
          <w:i/>
          <w:iCs/>
        </w:rPr>
        <w:t>Remote Sensing</w:t>
      </w:r>
      <w:r>
        <w:t xml:space="preserve"> </w:t>
      </w:r>
      <w:r w:rsidRPr="008A0853">
        <w:rPr>
          <w:b/>
          <w:bCs/>
        </w:rPr>
        <w:t>2015</w:t>
      </w:r>
      <w:r>
        <w:t xml:space="preserve">, </w:t>
      </w:r>
      <w:r w:rsidRPr="008A0853">
        <w:rPr>
          <w:i/>
          <w:iCs/>
        </w:rPr>
        <w:t>7</w:t>
      </w:r>
      <w:r>
        <w:t xml:space="preserve">, 1, 1135–1153. </w:t>
      </w:r>
      <w:r w:rsidRPr="008A0853">
        <w:rPr>
          <w:i/>
          <w:iCs/>
        </w:rPr>
        <w:t>https://doi.org/10.3390/rs70101135.</w:t>
      </w:r>
    </w:p>
    <w:p w14:paraId="289C7A05" w14:textId="77777777" w:rsidR="00D32C76" w:rsidRDefault="00D32C76" w:rsidP="00D32C76">
      <w:pPr>
        <w:pStyle w:val="MDPI81references"/>
        <w:numPr>
          <w:ilvl w:val="0"/>
          <w:numId w:val="4"/>
        </w:numPr>
        <w:ind w:left="425" w:hanging="425"/>
      </w:pPr>
      <w:r>
        <w:t xml:space="preserve">Lafargue-Tallet, T.; Vaucelle, R.; Caliot, C.; Aouali, A.; Abisset-Chavanne, E.; Sommier, A.; Peiffer, R.; Pradere, C. Active Thermo-Reflectometry for Absolute Temperature Measurement by Infrared Thermography on Specular Materials. </w:t>
      </w:r>
      <w:r w:rsidRPr="008A0853">
        <w:rPr>
          <w:i/>
          <w:iCs/>
        </w:rPr>
        <w:t>Scientific Reports</w:t>
      </w:r>
      <w:r>
        <w:t xml:space="preserve"> </w:t>
      </w:r>
      <w:r w:rsidRPr="008A0853">
        <w:rPr>
          <w:b/>
          <w:bCs/>
        </w:rPr>
        <w:t>2022</w:t>
      </w:r>
      <w:r>
        <w:t xml:space="preserve">, </w:t>
      </w:r>
      <w:r w:rsidRPr="008A0853">
        <w:rPr>
          <w:i/>
          <w:iCs/>
        </w:rPr>
        <w:t>12</w:t>
      </w:r>
      <w:r>
        <w:t xml:space="preserve">, 1, 7814. </w:t>
      </w:r>
      <w:r w:rsidRPr="008A0853">
        <w:rPr>
          <w:i/>
          <w:iCs/>
        </w:rPr>
        <w:t>https://doi.org/10.1038/s41598-022-11989-4.</w:t>
      </w:r>
    </w:p>
    <w:p w14:paraId="1601DBA0" w14:textId="77777777" w:rsidR="00D32C76" w:rsidRDefault="00D32C76" w:rsidP="00D32C76">
      <w:pPr>
        <w:pStyle w:val="MDPI81references"/>
        <w:numPr>
          <w:ilvl w:val="0"/>
          <w:numId w:val="4"/>
        </w:numPr>
        <w:ind w:left="425" w:hanging="425"/>
      </w:pPr>
      <w:r>
        <w:t xml:space="preserve">Michel, J.; Hagolle, O.; Hook, S.J.; Roujean, J.-L.; Gamet, P. Quantifying Thermal Infra-Red Directional Anisotropy Using MASTER and Landsat-8 Simultaneous Acquisitions. </w:t>
      </w:r>
      <w:r w:rsidRPr="008A0853">
        <w:rPr>
          <w:i/>
          <w:iCs/>
        </w:rPr>
        <w:t>Remote Sensing of Environment</w:t>
      </w:r>
      <w:r>
        <w:t xml:space="preserve"> </w:t>
      </w:r>
      <w:r w:rsidRPr="008A0853">
        <w:rPr>
          <w:b/>
          <w:bCs/>
        </w:rPr>
        <w:t>2023</w:t>
      </w:r>
      <w:r>
        <w:t xml:space="preserve">, </w:t>
      </w:r>
      <w:r w:rsidRPr="008A0853">
        <w:rPr>
          <w:i/>
          <w:iCs/>
        </w:rPr>
        <w:t>297</w:t>
      </w:r>
      <w:r>
        <w:t xml:space="preserve">, 113765. </w:t>
      </w:r>
      <w:r w:rsidRPr="008A0853">
        <w:rPr>
          <w:i/>
          <w:iCs/>
        </w:rPr>
        <w:t>https://doi.org/10.1016/j.rse.2023.113765.</w:t>
      </w:r>
    </w:p>
    <w:p w14:paraId="60533961" w14:textId="77777777" w:rsidR="00D32C76" w:rsidRDefault="00D32C76" w:rsidP="00D32C76">
      <w:pPr>
        <w:pStyle w:val="MDPI81references"/>
        <w:numPr>
          <w:ilvl w:val="0"/>
          <w:numId w:val="4"/>
        </w:numPr>
        <w:ind w:left="425" w:hanging="425"/>
      </w:pPr>
      <w:r>
        <w:t xml:space="preserve">Playà‐Montmany, N.; Tattersall, G.J. Spot Size, Distance, and Emissivity Errors in Field Applications of Infrared Thermography. </w:t>
      </w:r>
      <w:r w:rsidRPr="008A0853">
        <w:rPr>
          <w:i/>
          <w:iCs/>
        </w:rPr>
        <w:t>Methods in Ecology and Evolution</w:t>
      </w:r>
      <w:r>
        <w:t xml:space="preserve"> </w:t>
      </w:r>
      <w:r w:rsidRPr="008A0853">
        <w:rPr>
          <w:b/>
          <w:bCs/>
        </w:rPr>
        <w:t>2021</w:t>
      </w:r>
      <w:r>
        <w:t xml:space="preserve">, </w:t>
      </w:r>
      <w:r w:rsidRPr="008A0853">
        <w:rPr>
          <w:i/>
          <w:iCs/>
        </w:rPr>
        <w:t>12</w:t>
      </w:r>
      <w:r>
        <w:t>, 5, 828–840. https://doi.org/10.1111/2041-210X.13572.</w:t>
      </w:r>
    </w:p>
    <w:p w14:paraId="73CD172D" w14:textId="62CFC749" w:rsidR="00D32C76" w:rsidRDefault="00D32C76" w:rsidP="00D32C76">
      <w:pPr>
        <w:pStyle w:val="MDPI81references"/>
        <w:numPr>
          <w:ilvl w:val="0"/>
          <w:numId w:val="4"/>
        </w:numPr>
        <w:ind w:left="425" w:hanging="425"/>
      </w:pPr>
      <w:r>
        <w:t xml:space="preserve">Sobrino, J.; Coll, C.; Caselles, V. Atmospheric Correction for Land Surface Temperature Using NOAA-11 AVHRR Channels 4 and 5. </w:t>
      </w:r>
      <w:r w:rsidRPr="008A0853">
        <w:rPr>
          <w:i/>
          <w:iCs/>
        </w:rPr>
        <w:t>Remote Sensing of Environment</w:t>
      </w:r>
      <w:r>
        <w:t xml:space="preserve"> </w:t>
      </w:r>
      <w:r w:rsidRPr="008A0853">
        <w:rPr>
          <w:b/>
          <w:bCs/>
        </w:rPr>
        <w:t>1991</w:t>
      </w:r>
      <w:r>
        <w:t xml:space="preserve">, </w:t>
      </w:r>
      <w:r w:rsidRPr="008A0853">
        <w:rPr>
          <w:i/>
          <w:iCs/>
        </w:rPr>
        <w:t>38</w:t>
      </w:r>
      <w:r>
        <w:t>, 1, 19–34</w:t>
      </w:r>
      <w:r w:rsidR="008A0853">
        <w:t>.</w:t>
      </w:r>
    </w:p>
    <w:p w14:paraId="1DFF0A7E" w14:textId="71921C05" w:rsidR="00D32C76" w:rsidRDefault="00D32C76" w:rsidP="00D32C76">
      <w:pPr>
        <w:pStyle w:val="MDPI81references"/>
        <w:numPr>
          <w:ilvl w:val="0"/>
          <w:numId w:val="4"/>
        </w:numPr>
        <w:ind w:left="425" w:hanging="425"/>
      </w:pPr>
      <w:r>
        <w:t xml:space="preserve">Taha, H. Urban Climates and Heat Islands: Albedo, Evapotranspiration, and Anthropogenic Heat. </w:t>
      </w:r>
      <w:r w:rsidRPr="008A0853">
        <w:rPr>
          <w:i/>
          <w:iCs/>
        </w:rPr>
        <w:t>Energy and Buildings</w:t>
      </w:r>
      <w:r>
        <w:t xml:space="preserve"> </w:t>
      </w:r>
      <w:r w:rsidRPr="008A0853">
        <w:rPr>
          <w:b/>
          <w:bCs/>
        </w:rPr>
        <w:t>1997</w:t>
      </w:r>
      <w:r>
        <w:t xml:space="preserve">, </w:t>
      </w:r>
      <w:r w:rsidRPr="008A0853">
        <w:rPr>
          <w:i/>
          <w:iCs/>
        </w:rPr>
        <w:t>25</w:t>
      </w:r>
      <w:r>
        <w:t>, 2, 99–103</w:t>
      </w:r>
      <w:r w:rsidR="008A0853">
        <w:t>.</w:t>
      </w:r>
    </w:p>
    <w:p w14:paraId="5C42420A" w14:textId="643038C2" w:rsidR="00D32C76" w:rsidRDefault="00D32C76" w:rsidP="00D32C76">
      <w:pPr>
        <w:pStyle w:val="MDPI81references"/>
        <w:numPr>
          <w:ilvl w:val="0"/>
          <w:numId w:val="4"/>
        </w:numPr>
        <w:ind w:left="425" w:hanging="425"/>
      </w:pPr>
      <w:r>
        <w:t xml:space="preserve">Lacis, A.A.; Schmidt, G.A.; Rind, D.; Ruedy, R.A. Atmospheric CO2: Principal Control Knob Governing Earth’s Temperature. </w:t>
      </w:r>
      <w:r w:rsidRPr="008A0853">
        <w:rPr>
          <w:i/>
          <w:iCs/>
        </w:rPr>
        <w:t>Science</w:t>
      </w:r>
      <w:r>
        <w:t xml:space="preserve"> </w:t>
      </w:r>
      <w:r w:rsidRPr="008A0853">
        <w:rPr>
          <w:b/>
          <w:bCs/>
        </w:rPr>
        <w:t>2010</w:t>
      </w:r>
      <w:r>
        <w:t xml:space="preserve">, </w:t>
      </w:r>
      <w:r w:rsidRPr="008A0853">
        <w:rPr>
          <w:i/>
          <w:iCs/>
        </w:rPr>
        <w:t>330</w:t>
      </w:r>
      <w:r>
        <w:t>, 6002, 356–359</w:t>
      </w:r>
      <w:r w:rsidR="008A0853">
        <w:t>.</w:t>
      </w:r>
    </w:p>
    <w:p w14:paraId="74EC514C" w14:textId="77777777" w:rsidR="00D32C76" w:rsidRDefault="00D32C76" w:rsidP="00D32C76">
      <w:pPr>
        <w:pStyle w:val="MDPI81references"/>
        <w:numPr>
          <w:ilvl w:val="0"/>
          <w:numId w:val="4"/>
        </w:numPr>
        <w:ind w:left="425" w:hanging="425"/>
      </w:pPr>
      <w:r>
        <w:t xml:space="preserve">Lagouarde, J.-P.; Hénon, A.; Kurz, B.; Moreau, P.; Irvine, M.; Voogt, J.; Mestayer, P. Modelling Daytime Thermal Infrared Directional Anisotropy over Toulouse City Centre. </w:t>
      </w:r>
      <w:r w:rsidRPr="008A0853">
        <w:rPr>
          <w:i/>
          <w:iCs/>
        </w:rPr>
        <w:t>Remote Sensing of Environment</w:t>
      </w:r>
      <w:r>
        <w:t xml:space="preserve"> </w:t>
      </w:r>
      <w:r w:rsidRPr="008A0853">
        <w:rPr>
          <w:b/>
          <w:bCs/>
        </w:rPr>
        <w:t>2010</w:t>
      </w:r>
      <w:r>
        <w:t xml:space="preserve">, </w:t>
      </w:r>
      <w:r w:rsidRPr="008A0853">
        <w:rPr>
          <w:i/>
          <w:iCs/>
        </w:rPr>
        <w:t>114</w:t>
      </w:r>
      <w:r>
        <w:t xml:space="preserve">, 1, 87–105. </w:t>
      </w:r>
      <w:r w:rsidRPr="008A0853">
        <w:rPr>
          <w:i/>
          <w:iCs/>
        </w:rPr>
        <w:t>https://doi.org/10.1016/j.rse.2009.08.014.</w:t>
      </w:r>
    </w:p>
    <w:p w14:paraId="28F7BE62" w14:textId="77777777" w:rsidR="00D32C76" w:rsidRDefault="00D32C76" w:rsidP="00D32C76">
      <w:pPr>
        <w:pStyle w:val="MDPI81references"/>
        <w:numPr>
          <w:ilvl w:val="0"/>
          <w:numId w:val="4"/>
        </w:numPr>
        <w:ind w:left="425" w:hanging="425"/>
      </w:pPr>
      <w:r>
        <w:t>ITRES. 2025. Available online: https://www.itres.com/ (accessed on 9 January 2025).</w:t>
      </w:r>
    </w:p>
    <w:p w14:paraId="434F6D20" w14:textId="77777777" w:rsidR="00D32C76" w:rsidRDefault="00D32C76" w:rsidP="00D32C76">
      <w:pPr>
        <w:pStyle w:val="MDPI81references"/>
        <w:numPr>
          <w:ilvl w:val="0"/>
          <w:numId w:val="4"/>
        </w:numPr>
        <w:ind w:left="425" w:hanging="425"/>
      </w:pPr>
      <w:r>
        <w:t>Overwatch Imaging. 2025. Available online: https://www.overwatchimaging.com/ (accessed on 9 January 2025).</w:t>
      </w:r>
    </w:p>
    <w:p w14:paraId="591A2EF4" w14:textId="3DD785DD" w:rsidR="00D32C76" w:rsidRDefault="00D32C76" w:rsidP="00D32C76">
      <w:pPr>
        <w:pStyle w:val="MDPI81references"/>
        <w:numPr>
          <w:ilvl w:val="0"/>
          <w:numId w:val="4"/>
        </w:numPr>
        <w:ind w:left="425" w:hanging="425"/>
      </w:pPr>
      <w:r>
        <w:t xml:space="preserve">Wilson, A.N.; Gupta, K.A.; Koduru, B.H.; Kumar, A.; Jha, A.; Cenkeramaddi, L.R. Recent Advances in Thermal Imaging and Its Applications Using Machine Learning: A Review. </w:t>
      </w:r>
      <w:r w:rsidRPr="00FA2923">
        <w:rPr>
          <w:i/>
          <w:iCs/>
        </w:rPr>
        <w:t>IEEE Sensors Journal</w:t>
      </w:r>
      <w:r>
        <w:t xml:space="preserve"> </w:t>
      </w:r>
      <w:r w:rsidRPr="00FA2923">
        <w:rPr>
          <w:b/>
          <w:bCs/>
        </w:rPr>
        <w:t>2023</w:t>
      </w:r>
      <w:r>
        <w:t xml:space="preserve">, </w:t>
      </w:r>
      <w:r w:rsidRPr="00FA2923">
        <w:rPr>
          <w:i/>
          <w:iCs/>
        </w:rPr>
        <w:t>23</w:t>
      </w:r>
      <w:r>
        <w:t>, 4, 3395–3407</w:t>
      </w:r>
      <w:r w:rsidR="008A0853">
        <w:t>.</w:t>
      </w:r>
    </w:p>
    <w:p w14:paraId="5C8827AC" w14:textId="77777777" w:rsidR="00D32C76" w:rsidRDefault="00D32C76" w:rsidP="00D32C76">
      <w:pPr>
        <w:pStyle w:val="MDPI81references"/>
        <w:numPr>
          <w:ilvl w:val="0"/>
          <w:numId w:val="4"/>
        </w:numPr>
        <w:ind w:left="425" w:hanging="425"/>
      </w:pPr>
      <w:r>
        <w:t>FLIR. 2025. Official Website. Available online: https://www.flir.com/ (accessed on 9 January 2025).</w:t>
      </w:r>
    </w:p>
    <w:p w14:paraId="6E66D3F0" w14:textId="77777777" w:rsidR="00D32C76" w:rsidRDefault="00D32C76" w:rsidP="00D32C76">
      <w:pPr>
        <w:pStyle w:val="MDPI81references"/>
        <w:numPr>
          <w:ilvl w:val="0"/>
          <w:numId w:val="4"/>
        </w:numPr>
        <w:ind w:left="425" w:hanging="425"/>
      </w:pPr>
      <w:r>
        <w:t>Infiray. 2025. Official Website. Available online: https://www.infiray.com/ (accessed on 9 January 2025).</w:t>
      </w:r>
    </w:p>
    <w:p w14:paraId="79DD91F3" w14:textId="77777777" w:rsidR="00D32C76" w:rsidRDefault="00D32C76" w:rsidP="00D32C76">
      <w:pPr>
        <w:pStyle w:val="MDPI81references"/>
        <w:numPr>
          <w:ilvl w:val="0"/>
          <w:numId w:val="4"/>
        </w:numPr>
        <w:ind w:left="425" w:hanging="425"/>
      </w:pPr>
      <w:r>
        <w:t>Thermal. 2025. Official Website. Available online: https://www.thermal.com/ (accessed on 9 January 2025).</w:t>
      </w:r>
    </w:p>
    <w:p w14:paraId="4435098B" w14:textId="77777777" w:rsidR="00D32C76" w:rsidRDefault="00D32C76" w:rsidP="00D32C76">
      <w:pPr>
        <w:pStyle w:val="MDPI81references"/>
        <w:numPr>
          <w:ilvl w:val="0"/>
          <w:numId w:val="4"/>
        </w:numPr>
        <w:ind w:left="425" w:hanging="425"/>
      </w:pPr>
      <w:r>
        <w:t>Fluke. 2025. Official Website. Available online: https://www.fluke.com/ (accessed on 9 January 2025).</w:t>
      </w:r>
    </w:p>
    <w:p w14:paraId="41BBF37C" w14:textId="77777777" w:rsidR="00D32C76" w:rsidRDefault="00D32C76" w:rsidP="00D32C76">
      <w:pPr>
        <w:pStyle w:val="MDPI81references"/>
        <w:numPr>
          <w:ilvl w:val="0"/>
          <w:numId w:val="4"/>
        </w:numPr>
        <w:ind w:left="425" w:hanging="425"/>
      </w:pPr>
      <w:r>
        <w:t>Topdon. 2025. Official Website. Available online: https://www.topdon.com/ (accessed on 9 January 2025).</w:t>
      </w:r>
    </w:p>
    <w:p w14:paraId="6278BBA7" w14:textId="77777777" w:rsidR="00D32C76" w:rsidRDefault="00D32C76" w:rsidP="00D32C76">
      <w:pPr>
        <w:pStyle w:val="MDPI81references"/>
        <w:numPr>
          <w:ilvl w:val="0"/>
          <w:numId w:val="4"/>
        </w:numPr>
        <w:ind w:left="425" w:hanging="425"/>
      </w:pPr>
      <w:r>
        <w:t xml:space="preserve">Petrie, P.R.; Wang, Y.; Liu, S.; Lam, S.; Whitty, M.A.; Skewes, M.A. The Accuracy and Utility of a Low-Cost Thermal Camera and Smartphone-Based System to Assess Grapevine Water Status. </w:t>
      </w:r>
      <w:r w:rsidRPr="00FA2923">
        <w:rPr>
          <w:i/>
          <w:iCs/>
        </w:rPr>
        <w:t>Biosystems Engineering</w:t>
      </w:r>
      <w:r>
        <w:t xml:space="preserve"> </w:t>
      </w:r>
      <w:r w:rsidRPr="00FA2923">
        <w:rPr>
          <w:b/>
          <w:bCs/>
        </w:rPr>
        <w:t>2019</w:t>
      </w:r>
      <w:r>
        <w:t xml:space="preserve">, </w:t>
      </w:r>
      <w:r w:rsidRPr="00FA2923">
        <w:rPr>
          <w:i/>
          <w:iCs/>
        </w:rPr>
        <w:t>179</w:t>
      </w:r>
      <w:r>
        <w:t>, 126–139. https://doi.org/10.1016/j.biosystemseng.2019.01.013.</w:t>
      </w:r>
    </w:p>
    <w:p w14:paraId="4CC3ED2E" w14:textId="35BAAE41" w:rsidR="00D32C76" w:rsidRDefault="00D32C76" w:rsidP="00D32C76">
      <w:pPr>
        <w:pStyle w:val="MDPI81references"/>
        <w:numPr>
          <w:ilvl w:val="0"/>
          <w:numId w:val="4"/>
        </w:numPr>
        <w:ind w:left="425" w:hanging="425"/>
      </w:pPr>
      <w:r>
        <w:t xml:space="preserve">Lee, F.F.; Chen, F.; Liu, J. Infrared Thermal Imaging System on a Mobile Phone. </w:t>
      </w:r>
      <w:r w:rsidRPr="00FA2923">
        <w:rPr>
          <w:i/>
          <w:iCs/>
        </w:rPr>
        <w:t>Sensors</w:t>
      </w:r>
      <w:r>
        <w:t xml:space="preserve"> </w:t>
      </w:r>
      <w:r w:rsidRPr="00FA2923">
        <w:rPr>
          <w:b/>
          <w:bCs/>
        </w:rPr>
        <w:t>2015</w:t>
      </w:r>
      <w:r>
        <w:t xml:space="preserve">, </w:t>
      </w:r>
      <w:r w:rsidRPr="00FA2923">
        <w:rPr>
          <w:i/>
          <w:iCs/>
        </w:rPr>
        <w:t>15</w:t>
      </w:r>
      <w:r>
        <w:t>, 5, 10166–10179</w:t>
      </w:r>
      <w:r w:rsidR="008A0853">
        <w:t>.</w:t>
      </w:r>
    </w:p>
    <w:p w14:paraId="136ECCB0" w14:textId="77777777" w:rsidR="00D32C76" w:rsidRDefault="00D32C76" w:rsidP="00D32C76">
      <w:pPr>
        <w:pStyle w:val="MDPI81references"/>
        <w:numPr>
          <w:ilvl w:val="0"/>
          <w:numId w:val="4"/>
        </w:numPr>
        <w:ind w:left="425" w:hanging="425"/>
      </w:pPr>
      <w:r>
        <w:t>LinkedIn. 2025. thermal drones for phone. Available online: https://www.linkedin.com/feed/update/urn:li:activity:7105997924177776640/ (accessed on 9 January 2025).</w:t>
      </w:r>
    </w:p>
    <w:p w14:paraId="1CAF40A6" w14:textId="77777777" w:rsidR="00D32C76" w:rsidRDefault="00D32C76" w:rsidP="00D32C76">
      <w:pPr>
        <w:pStyle w:val="MDPI81references"/>
        <w:numPr>
          <w:ilvl w:val="0"/>
          <w:numId w:val="4"/>
        </w:numPr>
        <w:ind w:left="425" w:hanging="425"/>
      </w:pPr>
      <w:r>
        <w:t xml:space="preserve">Khaleel, Y.A.; Yahya, S.I.; Ibrahim, R.K. Skin Temperature Distribution over Human Head Due to Handheld Mobile Phone Call Using Thermal Imaging Camera. </w:t>
      </w:r>
      <w:r w:rsidRPr="00FA2923">
        <w:rPr>
          <w:i/>
          <w:iCs/>
        </w:rPr>
        <w:t>ARO-The Scientific Journal of Koya</w:t>
      </w:r>
      <w:r>
        <w:t xml:space="preserve"> University </w:t>
      </w:r>
      <w:r w:rsidRPr="00FA2923">
        <w:rPr>
          <w:b/>
          <w:bCs/>
        </w:rPr>
        <w:t>2019</w:t>
      </w:r>
      <w:r>
        <w:t xml:space="preserve">, </w:t>
      </w:r>
      <w:r w:rsidRPr="00FA2923">
        <w:rPr>
          <w:i/>
          <w:iCs/>
        </w:rPr>
        <w:t>7</w:t>
      </w:r>
      <w:r>
        <w:t>, 2, 63–68. https://doi.org/10.14500/aro.10457.</w:t>
      </w:r>
    </w:p>
    <w:p w14:paraId="0A4FE970" w14:textId="77777777" w:rsidR="00D32C76" w:rsidRDefault="00D32C76" w:rsidP="00D32C76">
      <w:pPr>
        <w:pStyle w:val="MDPI81references"/>
        <w:numPr>
          <w:ilvl w:val="0"/>
          <w:numId w:val="4"/>
        </w:numPr>
        <w:ind w:left="425" w:hanging="425"/>
      </w:pPr>
      <w:r>
        <w:t xml:space="preserve">Al Husaini, M.A.S.; Habaebi, M.H.; Gunawan, T.S.; Islam, M.R. Self-Detection of Early Breast Cancer Application with Infrared Camera and Deep Learning. </w:t>
      </w:r>
      <w:r w:rsidRPr="00FA2923">
        <w:rPr>
          <w:i/>
          <w:iCs/>
        </w:rPr>
        <w:t>Electronics</w:t>
      </w:r>
      <w:r>
        <w:t xml:space="preserve"> </w:t>
      </w:r>
      <w:r w:rsidRPr="00FA2923">
        <w:rPr>
          <w:b/>
          <w:bCs/>
        </w:rPr>
        <w:t>2021</w:t>
      </w:r>
      <w:r>
        <w:t xml:space="preserve">, </w:t>
      </w:r>
      <w:r w:rsidRPr="00FA2923">
        <w:rPr>
          <w:i/>
          <w:iCs/>
        </w:rPr>
        <w:t>10</w:t>
      </w:r>
      <w:r>
        <w:t>, 20, 2538. https://doi.org/10.3390/electronics10202538.</w:t>
      </w:r>
    </w:p>
    <w:p w14:paraId="36BB2BF4" w14:textId="77777777" w:rsidR="00D32C76" w:rsidRDefault="00D32C76" w:rsidP="00D32C76">
      <w:pPr>
        <w:pStyle w:val="MDPI81references"/>
        <w:numPr>
          <w:ilvl w:val="0"/>
          <w:numId w:val="4"/>
        </w:numPr>
        <w:ind w:left="425" w:hanging="425"/>
      </w:pPr>
      <w:r>
        <w:t xml:space="preserve">Zhdanov, A.; Pyayt, A. Using a Mobile Phone to Demonstrate Thermal Properties of Materials. </w:t>
      </w:r>
      <w:r w:rsidRPr="00FA2923">
        <w:rPr>
          <w:i/>
          <w:iCs/>
        </w:rPr>
        <w:t>The Physics Teacher</w:t>
      </w:r>
      <w:r>
        <w:t xml:space="preserve"> </w:t>
      </w:r>
      <w:r w:rsidRPr="00FA2923">
        <w:rPr>
          <w:b/>
          <w:bCs/>
        </w:rPr>
        <w:t>2022</w:t>
      </w:r>
      <w:r>
        <w:t xml:space="preserve">, </w:t>
      </w:r>
      <w:r w:rsidRPr="00FA2923">
        <w:rPr>
          <w:i/>
          <w:iCs/>
        </w:rPr>
        <w:t>60</w:t>
      </w:r>
      <w:r>
        <w:t>, 8, 660–662. https://doi.org/10.1119/5.0021396.</w:t>
      </w:r>
    </w:p>
    <w:p w14:paraId="4592074F" w14:textId="77777777" w:rsidR="00D32C76" w:rsidRDefault="00D32C76" w:rsidP="00D32C76">
      <w:pPr>
        <w:pStyle w:val="MDPI81references"/>
        <w:numPr>
          <w:ilvl w:val="0"/>
          <w:numId w:val="4"/>
        </w:numPr>
        <w:ind w:left="425" w:hanging="425"/>
      </w:pPr>
      <w:r>
        <w:t xml:space="preserve">Yang, M.D.; Su, T.C.; Lin, H.Y. Fusion of Infrared Thermal Image and Visible Image for 3D Thermal Model Reconstruction Using Smartphone Sensors. </w:t>
      </w:r>
      <w:r w:rsidRPr="00FA2923">
        <w:rPr>
          <w:i/>
          <w:iCs/>
        </w:rPr>
        <w:t>Sensors</w:t>
      </w:r>
      <w:r>
        <w:t xml:space="preserve"> </w:t>
      </w:r>
      <w:r w:rsidRPr="00FA2923">
        <w:rPr>
          <w:b/>
          <w:bCs/>
        </w:rPr>
        <w:t>2018</w:t>
      </w:r>
      <w:r>
        <w:t xml:space="preserve">, </w:t>
      </w:r>
      <w:r w:rsidRPr="00FA2923">
        <w:rPr>
          <w:i/>
          <w:iCs/>
        </w:rPr>
        <w:t>18</w:t>
      </w:r>
      <w:r>
        <w:t>, 7, 2003. https://doi.org/10.3390/s18072003.</w:t>
      </w:r>
    </w:p>
    <w:p w14:paraId="0E2F291C" w14:textId="77777777" w:rsidR="00D32C76" w:rsidRDefault="00D32C76" w:rsidP="00D32C76">
      <w:pPr>
        <w:pStyle w:val="MDPI81references"/>
        <w:numPr>
          <w:ilvl w:val="0"/>
          <w:numId w:val="4"/>
        </w:numPr>
        <w:ind w:left="425" w:hanging="425"/>
      </w:pPr>
      <w:r>
        <w:t xml:space="preserve">Bloch, V.; Barchilon, N.; Halachmi, I.; Druyan, S. Automatic Broiler Temperature Measuring by Thermal Camera. </w:t>
      </w:r>
      <w:r w:rsidRPr="00FA2923">
        <w:rPr>
          <w:i/>
          <w:iCs/>
        </w:rPr>
        <w:t>Biosystems Engineering</w:t>
      </w:r>
      <w:r>
        <w:t xml:space="preserve"> </w:t>
      </w:r>
      <w:r w:rsidRPr="00FA2923">
        <w:rPr>
          <w:b/>
          <w:bCs/>
        </w:rPr>
        <w:t>2020</w:t>
      </w:r>
      <w:r>
        <w:t xml:space="preserve">, </w:t>
      </w:r>
      <w:r w:rsidRPr="00FA2923">
        <w:rPr>
          <w:i/>
          <w:iCs/>
        </w:rPr>
        <w:t>199</w:t>
      </w:r>
      <w:r>
        <w:t>, 127–134.</w:t>
      </w:r>
    </w:p>
    <w:p w14:paraId="4248CE9E" w14:textId="77777777" w:rsidR="00D32C76" w:rsidRDefault="00D32C76" w:rsidP="00D32C76">
      <w:pPr>
        <w:pStyle w:val="MDPI81references"/>
        <w:numPr>
          <w:ilvl w:val="0"/>
          <w:numId w:val="4"/>
        </w:numPr>
        <w:ind w:left="425" w:hanging="425"/>
      </w:pPr>
      <w:r>
        <w:t>https://doi.org/10.1016/j.biosystemseng.2020.08.013.</w:t>
      </w:r>
    </w:p>
    <w:p w14:paraId="7E2B6D1E" w14:textId="77777777" w:rsidR="00D32C76" w:rsidRDefault="00D32C76" w:rsidP="00D32C76">
      <w:pPr>
        <w:pStyle w:val="MDPI81references"/>
        <w:numPr>
          <w:ilvl w:val="0"/>
          <w:numId w:val="4"/>
        </w:numPr>
        <w:ind w:left="425" w:hanging="425"/>
      </w:pPr>
      <w:r>
        <w:lastRenderedPageBreak/>
        <w:t xml:space="preserve">Burke, C.; McWhirter, P.R.; Veitch-Michaelis, J.; McAree, O.; Pointon, H.A.; Wich, S.; Longmore, S. Requirements and Limitations of Thermal Drones for Effective Search and Rescue in Marine and Coastal Areas. </w:t>
      </w:r>
      <w:r w:rsidRPr="00FA2923">
        <w:rPr>
          <w:i/>
          <w:iCs/>
        </w:rPr>
        <w:t>Drones</w:t>
      </w:r>
      <w:r>
        <w:t xml:space="preserve"> </w:t>
      </w:r>
      <w:r w:rsidRPr="00FA2923">
        <w:rPr>
          <w:b/>
          <w:bCs/>
        </w:rPr>
        <w:t>2019</w:t>
      </w:r>
      <w:r>
        <w:t xml:space="preserve">, </w:t>
      </w:r>
      <w:r w:rsidRPr="00FA2923">
        <w:rPr>
          <w:i/>
          <w:iCs/>
        </w:rPr>
        <w:t>3</w:t>
      </w:r>
      <w:r>
        <w:t>, 4, 78. https://doi.org/10.3390/drones3040078.</w:t>
      </w:r>
    </w:p>
    <w:p w14:paraId="6306236A" w14:textId="77777777" w:rsidR="00D32C76" w:rsidRDefault="00D32C76" w:rsidP="00D32C76">
      <w:pPr>
        <w:pStyle w:val="MDPI81references"/>
        <w:numPr>
          <w:ilvl w:val="0"/>
          <w:numId w:val="4"/>
        </w:numPr>
        <w:ind w:left="425" w:hanging="425"/>
      </w:pPr>
      <w:r>
        <w:t>DJI. 2025. Official Website. Available online: https://www.dji.com/ (accessed on 9 January 2025).</w:t>
      </w:r>
    </w:p>
    <w:p w14:paraId="7D897BBC" w14:textId="77777777" w:rsidR="00D32C76" w:rsidRDefault="00D32C76" w:rsidP="00D32C76">
      <w:pPr>
        <w:pStyle w:val="MDPI81references"/>
        <w:numPr>
          <w:ilvl w:val="0"/>
          <w:numId w:val="4"/>
        </w:numPr>
        <w:ind w:left="425" w:hanging="425"/>
      </w:pPr>
      <w:r>
        <w:t>Autel Robotics. 2025. Official Website. Available online: https://autelrobotics.com/ (accessed on 9 January 2025).</w:t>
      </w:r>
    </w:p>
    <w:p w14:paraId="1E5CE086" w14:textId="77777777" w:rsidR="00D32C76" w:rsidRDefault="00D32C76" w:rsidP="00D32C76">
      <w:pPr>
        <w:pStyle w:val="MDPI81references"/>
        <w:numPr>
          <w:ilvl w:val="0"/>
          <w:numId w:val="4"/>
        </w:numPr>
        <w:ind w:left="425" w:hanging="425"/>
      </w:pPr>
      <w:r>
        <w:t>Parrot. 2025. Official Website. Available online: https://www.parrot.com (accessed on 9 January 2025).</w:t>
      </w:r>
    </w:p>
    <w:p w14:paraId="6C1E26A8" w14:textId="77777777" w:rsidR="00D32C76" w:rsidRDefault="00D32C76" w:rsidP="00D32C76">
      <w:pPr>
        <w:pStyle w:val="MDPI81references"/>
        <w:numPr>
          <w:ilvl w:val="0"/>
          <w:numId w:val="4"/>
        </w:numPr>
        <w:ind w:left="425" w:hanging="425"/>
      </w:pPr>
      <w:r>
        <w:t>Workswell. 2025. Official Website. Available online: https://workswell.eu/ (accessed on 9 January 2025).</w:t>
      </w:r>
    </w:p>
    <w:p w14:paraId="5BBDDACA" w14:textId="77777777" w:rsidR="00D32C76" w:rsidRDefault="00D32C76" w:rsidP="00D32C76">
      <w:pPr>
        <w:pStyle w:val="MDPI81references"/>
        <w:numPr>
          <w:ilvl w:val="0"/>
          <w:numId w:val="4"/>
        </w:numPr>
        <w:ind w:left="425" w:hanging="425"/>
      </w:pPr>
      <w:r>
        <w:t xml:space="preserve">McGee, J.; Mathew, S.J.; Gonzalez, F. Unmanned Aerial Vehicle and Artificial Intelligence for Thermal Target Detection in Search and Rescue Applications. </w:t>
      </w:r>
      <w:r w:rsidRPr="00FA2923">
        <w:rPr>
          <w:i/>
          <w:iCs/>
        </w:rPr>
        <w:t>In Proceedings of the 2020 International Conference on Unmanned Aircraft Systems (ICUAS)</w:t>
      </w:r>
      <w:r>
        <w:t xml:space="preserve">; </w:t>
      </w:r>
      <w:r w:rsidRPr="00FA2923">
        <w:rPr>
          <w:i/>
          <w:iCs/>
        </w:rPr>
        <w:t>IEEE</w:t>
      </w:r>
      <w:r>
        <w:t xml:space="preserve">, </w:t>
      </w:r>
      <w:r w:rsidRPr="00FA2923">
        <w:rPr>
          <w:b/>
          <w:bCs/>
        </w:rPr>
        <w:t>2020</w:t>
      </w:r>
      <w:r>
        <w:t>; pp. 883–891. https://doi.org/10.1109/ICUAS48674.2020.9214000.</w:t>
      </w:r>
    </w:p>
    <w:p w14:paraId="1D7F569E" w14:textId="77777777" w:rsidR="00D32C76" w:rsidRDefault="00D32C76" w:rsidP="00D32C76">
      <w:pPr>
        <w:pStyle w:val="MDPI81references"/>
        <w:numPr>
          <w:ilvl w:val="0"/>
          <w:numId w:val="4"/>
        </w:numPr>
        <w:ind w:left="425" w:hanging="425"/>
      </w:pPr>
      <w:r>
        <w:t xml:space="preserve">Santos, T.; Cunha, T.; Dias, A.; Moreira, A.P.; Almeida, J. UAV Visual and Thermographic Power Line Detection Using Deep Learning. </w:t>
      </w:r>
      <w:r w:rsidRPr="00FA2923">
        <w:rPr>
          <w:i/>
          <w:iCs/>
        </w:rPr>
        <w:t>Sensors</w:t>
      </w:r>
      <w:r>
        <w:t xml:space="preserve"> </w:t>
      </w:r>
      <w:r w:rsidRPr="00FA2923">
        <w:rPr>
          <w:b/>
          <w:bCs/>
        </w:rPr>
        <w:t>2024</w:t>
      </w:r>
      <w:r>
        <w:t xml:space="preserve">, </w:t>
      </w:r>
      <w:r w:rsidRPr="00FA2923">
        <w:rPr>
          <w:i/>
          <w:iCs/>
        </w:rPr>
        <w:t>24</w:t>
      </w:r>
      <w:r>
        <w:t>, 17, 5678. https://doi.org/10.3390/s24175678.</w:t>
      </w:r>
    </w:p>
    <w:p w14:paraId="392AC011" w14:textId="77777777" w:rsidR="00D32C76" w:rsidRDefault="00D32C76" w:rsidP="00D32C76">
      <w:pPr>
        <w:pStyle w:val="MDPI81references"/>
        <w:numPr>
          <w:ilvl w:val="0"/>
          <w:numId w:val="4"/>
        </w:numPr>
        <w:ind w:left="425" w:hanging="425"/>
      </w:pPr>
      <w:r>
        <w:t xml:space="preserve">Shams, F.; Omar, M.; Usman, M.; Khan, S.; Larkin, S.; Raw, B. Thermal Imaging of Utility Power Lines: A Review. </w:t>
      </w:r>
      <w:r w:rsidRPr="00FA2923">
        <w:rPr>
          <w:i/>
          <w:iCs/>
        </w:rPr>
        <w:t>In Proceedings of the 2022 International Conference on Engineering and Emerging Technologies (ICEET); IEEE</w:t>
      </w:r>
      <w:r>
        <w:t xml:space="preserve">, </w:t>
      </w:r>
      <w:r w:rsidRPr="00FA2923">
        <w:rPr>
          <w:b/>
          <w:bCs/>
        </w:rPr>
        <w:t>2022</w:t>
      </w:r>
      <w:r>
        <w:t>; pp. 1–4. https://doi.org/10.1109/ICEET56468.2022.1234567.</w:t>
      </w:r>
    </w:p>
    <w:p w14:paraId="38172FC2" w14:textId="77777777" w:rsidR="00D32C76" w:rsidRDefault="00D32C76" w:rsidP="00D32C76">
      <w:pPr>
        <w:pStyle w:val="MDPI81references"/>
        <w:numPr>
          <w:ilvl w:val="0"/>
          <w:numId w:val="4"/>
        </w:numPr>
        <w:ind w:left="425" w:hanging="425"/>
      </w:pPr>
      <w:r>
        <w:t xml:space="preserve">Choi, H.W.; Kim, H.J.; Kim, S.K.; Na, W.S. An Overview of Drone Applications in the Construction Industry. </w:t>
      </w:r>
      <w:r w:rsidRPr="00FA2923">
        <w:rPr>
          <w:i/>
          <w:iCs/>
        </w:rPr>
        <w:t>Drones</w:t>
      </w:r>
      <w:r>
        <w:t xml:space="preserve"> </w:t>
      </w:r>
      <w:r w:rsidRPr="00FA2923">
        <w:rPr>
          <w:b/>
          <w:bCs/>
        </w:rPr>
        <w:t>2023</w:t>
      </w:r>
      <w:r>
        <w:t xml:space="preserve">, </w:t>
      </w:r>
      <w:r w:rsidRPr="00FA2923">
        <w:rPr>
          <w:i/>
          <w:iCs/>
        </w:rPr>
        <w:t>7</w:t>
      </w:r>
      <w:r>
        <w:t>, 8, 515. https://doi.org/10.3390/drones7080515.</w:t>
      </w:r>
    </w:p>
    <w:p w14:paraId="6C8FE84F" w14:textId="77777777" w:rsidR="00D32C76" w:rsidRDefault="00D32C76" w:rsidP="00D32C76">
      <w:pPr>
        <w:pStyle w:val="MDPI81references"/>
        <w:numPr>
          <w:ilvl w:val="0"/>
          <w:numId w:val="4"/>
        </w:numPr>
        <w:ind w:left="425" w:hanging="425"/>
      </w:pPr>
      <w:r>
        <w:t xml:space="preserve">Mahmoodzadeh, M.; Gretka, V.; Mukhopadhyaya, P. Challenges and Opportunities in Quantitative Aerial Thermography of Building Envelopes. </w:t>
      </w:r>
      <w:r w:rsidRPr="00FA2923">
        <w:rPr>
          <w:i/>
          <w:iCs/>
        </w:rPr>
        <w:t>Journal of Building Engineering</w:t>
      </w:r>
      <w:r>
        <w:t xml:space="preserve"> </w:t>
      </w:r>
      <w:r w:rsidRPr="00FA2923">
        <w:rPr>
          <w:b/>
          <w:bCs/>
        </w:rPr>
        <w:t>2023</w:t>
      </w:r>
      <w:r>
        <w:t xml:space="preserve">, </w:t>
      </w:r>
      <w:r w:rsidRPr="00FA2923">
        <w:rPr>
          <w:i/>
          <w:iCs/>
        </w:rPr>
        <w:t>69</w:t>
      </w:r>
      <w:r>
        <w:t>, 106214. https://doi.org/10.1016/j.jobe.2023.106214.</w:t>
      </w:r>
    </w:p>
    <w:p w14:paraId="67D01FCC" w14:textId="1CF738A8" w:rsidR="00D32C76" w:rsidRDefault="00D32C76" w:rsidP="00D32C76">
      <w:pPr>
        <w:pStyle w:val="MDPI81references"/>
        <w:numPr>
          <w:ilvl w:val="0"/>
          <w:numId w:val="4"/>
        </w:numPr>
        <w:ind w:left="425" w:hanging="425"/>
      </w:pPr>
      <w:r>
        <w:t xml:space="preserve">Kakillioglu, B.; Velipasalar, S.; Rakha, T. Autonomous Heat Leakage Detection from Unmanned Aerial Vehicle-Mounted Thermal Cameras. </w:t>
      </w:r>
      <w:r w:rsidRPr="00FA2923">
        <w:rPr>
          <w:i/>
          <w:iCs/>
        </w:rPr>
        <w:t xml:space="preserve">In Proceedings of the 12th International Conference on Distributed Smart Cameras; ACM, </w:t>
      </w:r>
      <w:r w:rsidRPr="00FA2923">
        <w:rPr>
          <w:b/>
          <w:bCs/>
        </w:rPr>
        <w:t>2018</w:t>
      </w:r>
      <w:r>
        <w:t>; pp. 1–6</w:t>
      </w:r>
      <w:r w:rsidR="008A0853">
        <w:t>.</w:t>
      </w:r>
    </w:p>
    <w:p w14:paraId="3660D41D" w14:textId="77777777" w:rsidR="00D32C76" w:rsidRDefault="00D32C76" w:rsidP="00D32C76">
      <w:pPr>
        <w:pStyle w:val="MDPI81references"/>
        <w:numPr>
          <w:ilvl w:val="0"/>
          <w:numId w:val="4"/>
        </w:numPr>
        <w:ind w:left="425" w:hanging="425"/>
      </w:pPr>
      <w:r>
        <w:t xml:space="preserve">Liao, K.C.; Wu, H.Y.; Wen, H.T. Using Drones for Thermal Imaging Photography and Building 3D Images to Analyze the Defects of Solar Modules. </w:t>
      </w:r>
      <w:r w:rsidRPr="00FA2923">
        <w:rPr>
          <w:i/>
          <w:iCs/>
        </w:rPr>
        <w:t>Inventions</w:t>
      </w:r>
      <w:r>
        <w:t xml:space="preserve"> </w:t>
      </w:r>
      <w:r w:rsidRPr="00FA2923">
        <w:rPr>
          <w:b/>
          <w:bCs/>
        </w:rPr>
        <w:t>2022</w:t>
      </w:r>
      <w:r>
        <w:t xml:space="preserve">, </w:t>
      </w:r>
      <w:r w:rsidRPr="00FA2923">
        <w:rPr>
          <w:i/>
          <w:iCs/>
        </w:rPr>
        <w:t>7</w:t>
      </w:r>
      <w:r>
        <w:t>, 3, 67. https://doi.org/10.3390/inventions7030067.</w:t>
      </w:r>
    </w:p>
    <w:p w14:paraId="3BB631CE" w14:textId="77777777" w:rsidR="00D32C76" w:rsidRDefault="00D32C76" w:rsidP="00D32C76">
      <w:pPr>
        <w:pStyle w:val="MDPI81references"/>
        <w:numPr>
          <w:ilvl w:val="0"/>
          <w:numId w:val="4"/>
        </w:numPr>
        <w:ind w:left="425" w:hanging="425"/>
      </w:pPr>
      <w:r>
        <w:t xml:space="preserve">Casana, J.; Wiewel, A.; Cool, A.; Hill, A.C.; Fisher, K.D.; Laugier, E.J. Archaeological Aerial Thermography in Theory and Practice. </w:t>
      </w:r>
      <w:r w:rsidRPr="00FA2923">
        <w:rPr>
          <w:i/>
          <w:iCs/>
        </w:rPr>
        <w:t>Advances in Archaeological Practice</w:t>
      </w:r>
      <w:r>
        <w:t xml:space="preserve"> </w:t>
      </w:r>
      <w:r w:rsidRPr="00FA2923">
        <w:rPr>
          <w:b/>
          <w:bCs/>
        </w:rPr>
        <w:t>2017</w:t>
      </w:r>
      <w:r>
        <w:t xml:space="preserve">, </w:t>
      </w:r>
      <w:r w:rsidRPr="00FA2923">
        <w:rPr>
          <w:i/>
          <w:iCs/>
        </w:rPr>
        <w:t>5</w:t>
      </w:r>
      <w:r>
        <w:t>, 4, 310–327. https://doi.org/10.1017/aap.2017.18.</w:t>
      </w:r>
    </w:p>
    <w:p w14:paraId="57A17A6F" w14:textId="77777777" w:rsidR="00D32C76" w:rsidRDefault="00D32C76" w:rsidP="00D32C76">
      <w:pPr>
        <w:pStyle w:val="MDPI81references"/>
        <w:numPr>
          <w:ilvl w:val="0"/>
          <w:numId w:val="4"/>
        </w:numPr>
        <w:ind w:left="425" w:hanging="425"/>
      </w:pPr>
      <w:r>
        <w:t xml:space="preserve">Stander, R.; Walker, D.J.; Rohwer, F.C.; Baydack, R.K. Drone Nest Searching Applications Using a Thermal Camera. </w:t>
      </w:r>
      <w:r w:rsidRPr="00FA2923">
        <w:rPr>
          <w:i/>
          <w:iCs/>
        </w:rPr>
        <w:t>Wildlife Society Bulletin</w:t>
      </w:r>
      <w:r>
        <w:t xml:space="preserve"> </w:t>
      </w:r>
      <w:r w:rsidRPr="00FA2923">
        <w:rPr>
          <w:b/>
          <w:bCs/>
        </w:rPr>
        <w:t>2021</w:t>
      </w:r>
      <w:r>
        <w:t xml:space="preserve">, </w:t>
      </w:r>
      <w:r w:rsidRPr="00FA2923">
        <w:rPr>
          <w:i/>
          <w:iCs/>
        </w:rPr>
        <w:t>45</w:t>
      </w:r>
      <w:r>
        <w:t>, 3, 371–382. https://doi.org/10.1002/wsb.1219.</w:t>
      </w:r>
    </w:p>
    <w:p w14:paraId="68E2E2EB" w14:textId="77777777" w:rsidR="00D32C76" w:rsidRDefault="00D32C76" w:rsidP="00D32C76">
      <w:pPr>
        <w:pStyle w:val="MDPI81references"/>
        <w:numPr>
          <w:ilvl w:val="0"/>
          <w:numId w:val="4"/>
        </w:numPr>
        <w:ind w:left="425" w:hanging="425"/>
      </w:pPr>
      <w:r>
        <w:t xml:space="preserve">Bushaw, J.D.; Ringelman, K.M.; Johnson, M.K.; Rohrer, T.; Rohwer, F.C. Applications of an Unmanned Aerial Vehicle and Thermal-Imaging Camera to Study Ducks Nesting Over Water. </w:t>
      </w:r>
      <w:r w:rsidRPr="00FA2923">
        <w:rPr>
          <w:i/>
          <w:iCs/>
        </w:rPr>
        <w:t>Journal of Field Ornithology</w:t>
      </w:r>
      <w:r>
        <w:t xml:space="preserve"> </w:t>
      </w:r>
      <w:r w:rsidRPr="00FA2923">
        <w:rPr>
          <w:b/>
          <w:bCs/>
        </w:rPr>
        <w:t>2020</w:t>
      </w:r>
      <w:r>
        <w:t xml:space="preserve">, </w:t>
      </w:r>
      <w:r w:rsidRPr="00FA2923">
        <w:rPr>
          <w:i/>
          <w:iCs/>
        </w:rPr>
        <w:t>91</w:t>
      </w:r>
      <w:r>
        <w:t>, 4, 409–420. https://doi.org/10.1111/jofo.12347.</w:t>
      </w:r>
    </w:p>
    <w:p w14:paraId="63282F1B" w14:textId="77777777" w:rsidR="00D32C76" w:rsidRDefault="00D32C76" w:rsidP="00D32C76">
      <w:pPr>
        <w:pStyle w:val="MDPI81references"/>
        <w:numPr>
          <w:ilvl w:val="0"/>
          <w:numId w:val="4"/>
        </w:numPr>
        <w:ind w:left="425" w:hanging="425"/>
      </w:pPr>
      <w:r>
        <w:t xml:space="preserve">Neinavaz, E.; Schlerf, M.; Darvishzadeh, R.; Gerhards, M.; Skidmore, A.K. Thermal Infrared Remote Sensing of Vegetation: Current Status and Perspectives. </w:t>
      </w:r>
      <w:r w:rsidRPr="00FA2923">
        <w:rPr>
          <w:i/>
          <w:iCs/>
        </w:rPr>
        <w:t>International Journal of Applied Earth Observation and Geoinformation</w:t>
      </w:r>
      <w:r>
        <w:t xml:space="preserve"> </w:t>
      </w:r>
      <w:r w:rsidRPr="00FA2923">
        <w:rPr>
          <w:b/>
          <w:bCs/>
        </w:rPr>
        <w:t>2021</w:t>
      </w:r>
      <w:r>
        <w:t xml:space="preserve">, </w:t>
      </w:r>
      <w:r w:rsidRPr="00FA2923">
        <w:rPr>
          <w:i/>
          <w:iCs/>
        </w:rPr>
        <w:t>102</w:t>
      </w:r>
      <w:r>
        <w:t>, 102415. https://doi.org/10.1016/j.jag.2021.102415.</w:t>
      </w:r>
    </w:p>
    <w:p w14:paraId="17A40191" w14:textId="77777777" w:rsidR="00D32C76" w:rsidRDefault="00D32C76" w:rsidP="00D32C76">
      <w:pPr>
        <w:pStyle w:val="MDPI81references"/>
        <w:numPr>
          <w:ilvl w:val="0"/>
          <w:numId w:val="4"/>
        </w:numPr>
        <w:ind w:left="425" w:hanging="425"/>
      </w:pPr>
      <w:r>
        <w:t xml:space="preserve">Webber, C.M. An Examination of Environmental Applications for Uncooled Thermal Infrared Remote Sensing Instruments. </w:t>
      </w:r>
      <w:r w:rsidRPr="00FA2923">
        <w:rPr>
          <w:i/>
          <w:iCs/>
        </w:rPr>
        <w:t>Rochester Institute of Technology</w:t>
      </w:r>
      <w:r>
        <w:t>, 2021.</w:t>
      </w:r>
    </w:p>
    <w:p w14:paraId="09DCDA97" w14:textId="77777777" w:rsidR="00D32C76" w:rsidRDefault="00D32C76" w:rsidP="00D32C76">
      <w:pPr>
        <w:pStyle w:val="MDPI81references"/>
        <w:numPr>
          <w:ilvl w:val="0"/>
          <w:numId w:val="4"/>
        </w:numPr>
        <w:ind w:left="425" w:hanging="425"/>
      </w:pPr>
      <w:r>
        <w:t xml:space="preserve">Pour, T.; Miřijovský, J.; Purket, T. Airborne Thermal Remote Sensing: The Case of the City of Olomouc, Czech Republic. </w:t>
      </w:r>
      <w:r w:rsidRPr="00FA2923">
        <w:rPr>
          <w:i/>
          <w:iCs/>
        </w:rPr>
        <w:t>European Journal of Remote Sensing</w:t>
      </w:r>
      <w:r>
        <w:t xml:space="preserve"> </w:t>
      </w:r>
      <w:r w:rsidRPr="00FA2923">
        <w:rPr>
          <w:b/>
          <w:bCs/>
        </w:rPr>
        <w:t>2019</w:t>
      </w:r>
      <w:r>
        <w:t xml:space="preserve">, </w:t>
      </w:r>
      <w:r w:rsidRPr="00FA2923">
        <w:rPr>
          <w:i/>
          <w:iCs/>
        </w:rPr>
        <w:t>52</w:t>
      </w:r>
      <w:r>
        <w:t>, sup1, 209–218. https://doi.org/10.1080/22797254.2019.1582841.</w:t>
      </w:r>
    </w:p>
    <w:p w14:paraId="7CC75ED9" w14:textId="77777777" w:rsidR="00FA2923" w:rsidRDefault="00FA2923" w:rsidP="00D32C76">
      <w:pPr>
        <w:pStyle w:val="MDPI81references"/>
        <w:numPr>
          <w:ilvl w:val="0"/>
          <w:numId w:val="4"/>
        </w:numPr>
        <w:ind w:left="425" w:hanging="425"/>
      </w:pPr>
      <w:r w:rsidRPr="00FA2923">
        <w:t xml:space="preserve">Hook, Simon J., William R. Johnson, and Michael J. Abrams. "NASA’s hyperspectral thermal emission spectrometer (HyTES)." Thermal infrared remote sensing: sensors, methods, applications. </w:t>
      </w:r>
      <w:r w:rsidRPr="00FA2923">
        <w:rPr>
          <w:i/>
          <w:iCs/>
        </w:rPr>
        <w:t>Dordrecht: Springer Netherlands,</w:t>
      </w:r>
      <w:r w:rsidRPr="00FA2923">
        <w:t xml:space="preserve"> </w:t>
      </w:r>
      <w:r w:rsidRPr="00FA2923">
        <w:rPr>
          <w:b/>
          <w:bCs/>
        </w:rPr>
        <w:t>2013</w:t>
      </w:r>
      <w:r w:rsidRPr="00FA2923">
        <w:t>. 93-115.</w:t>
      </w:r>
    </w:p>
    <w:p w14:paraId="27EE0EF9" w14:textId="2B126C09" w:rsidR="00D32C76" w:rsidRDefault="00D32C76" w:rsidP="00D32C76">
      <w:pPr>
        <w:pStyle w:val="MDPI81references"/>
        <w:numPr>
          <w:ilvl w:val="0"/>
          <w:numId w:val="4"/>
        </w:numPr>
        <w:ind w:left="425" w:hanging="425"/>
      </w:pPr>
      <w:r>
        <w:t xml:space="preserve">Hook, S.J.; Myers, J.J.; Thome, K.J.; Fitzgerald, M.; Kahle, A.B. The MODIS/ASTER Airborne Simulator (MASTER)—A New Instrument for Earth Science Studies. </w:t>
      </w:r>
      <w:r w:rsidRPr="00FA2923">
        <w:rPr>
          <w:i/>
          <w:iCs/>
        </w:rPr>
        <w:t>Remote Sensing of Environment</w:t>
      </w:r>
      <w:r>
        <w:t xml:space="preserve"> </w:t>
      </w:r>
      <w:r w:rsidRPr="00FA2923">
        <w:rPr>
          <w:b/>
          <w:bCs/>
        </w:rPr>
        <w:t>2001</w:t>
      </w:r>
      <w:r>
        <w:t xml:space="preserve">, </w:t>
      </w:r>
      <w:r w:rsidRPr="00FA2923">
        <w:rPr>
          <w:i/>
          <w:iCs/>
        </w:rPr>
        <w:t>76</w:t>
      </w:r>
      <w:r>
        <w:t>, 1, 93–102. https://doi.org/10.1016/S0034-4257(00)00195-4.</w:t>
      </w:r>
    </w:p>
    <w:p w14:paraId="72C13534" w14:textId="77777777" w:rsidR="00D32C76" w:rsidRDefault="00D32C76" w:rsidP="00D32C76">
      <w:pPr>
        <w:pStyle w:val="MDPI81references"/>
        <w:numPr>
          <w:ilvl w:val="0"/>
          <w:numId w:val="4"/>
        </w:numPr>
        <w:ind w:left="425" w:hanging="425"/>
      </w:pPr>
      <w:r>
        <w:t xml:space="preserve">Wang, S.; Xu, W.; Guo, T. Advances in Thermal Infrared Remote Sensing Technology for Geothermal Resource Detection. </w:t>
      </w:r>
      <w:r w:rsidRPr="00FA2923">
        <w:rPr>
          <w:i/>
          <w:iCs/>
        </w:rPr>
        <w:t>Remote Sensing</w:t>
      </w:r>
      <w:r>
        <w:t xml:space="preserve"> </w:t>
      </w:r>
      <w:r w:rsidRPr="00FA2923">
        <w:rPr>
          <w:b/>
          <w:bCs/>
        </w:rPr>
        <w:t>2024</w:t>
      </w:r>
      <w:r>
        <w:t xml:space="preserve">, </w:t>
      </w:r>
      <w:r w:rsidRPr="00FA2923">
        <w:rPr>
          <w:i/>
          <w:iCs/>
        </w:rPr>
        <w:t>16</w:t>
      </w:r>
      <w:r>
        <w:t>, 10, 1690. https://doi.org/10.3390/rs16101690.</w:t>
      </w:r>
    </w:p>
    <w:p w14:paraId="7923086B" w14:textId="5CB5BA19" w:rsidR="00D32C76" w:rsidRDefault="00D32C76" w:rsidP="00D32C76">
      <w:pPr>
        <w:pStyle w:val="MDPI81references"/>
        <w:numPr>
          <w:ilvl w:val="0"/>
          <w:numId w:val="4"/>
        </w:numPr>
        <w:ind w:left="425" w:hanging="425"/>
      </w:pPr>
      <w:r>
        <w:t xml:space="preserve">Fisher, J.B.; Lee, B.; Purdy, A.J.; Halverson, G.H.; Dohlen, M.B.; Cawse‐Nicholson, K.; Hook, S. ECOSTRESS: NASA's Next Generation Mission to Measure Evapotranspiration from the International Space Station. </w:t>
      </w:r>
      <w:r w:rsidRPr="00FA2923">
        <w:rPr>
          <w:i/>
          <w:iCs/>
        </w:rPr>
        <w:t>Water Resources Research</w:t>
      </w:r>
      <w:r>
        <w:t xml:space="preserve"> </w:t>
      </w:r>
      <w:r w:rsidRPr="00FA2923">
        <w:rPr>
          <w:b/>
          <w:bCs/>
        </w:rPr>
        <w:t>2020</w:t>
      </w:r>
      <w:r>
        <w:t xml:space="preserve">, </w:t>
      </w:r>
      <w:r w:rsidRPr="00FA2923">
        <w:rPr>
          <w:i/>
          <w:iCs/>
        </w:rPr>
        <w:t>56</w:t>
      </w:r>
      <w:r>
        <w:t>, 4, e2019WR026058. https://doi.org/10.1029/2019WR026058.</w:t>
      </w:r>
    </w:p>
    <w:p w14:paraId="5006ECE0" w14:textId="77777777" w:rsidR="00D32C76" w:rsidRDefault="00D32C76" w:rsidP="00D32C76">
      <w:pPr>
        <w:pStyle w:val="MDPI81references"/>
        <w:numPr>
          <w:ilvl w:val="0"/>
          <w:numId w:val="4"/>
        </w:numPr>
        <w:ind w:left="425" w:hanging="425"/>
      </w:pPr>
      <w:r>
        <w:t xml:space="preserve">Miller, J.P.; Singh, N.; et al. Kinetic Super-Resolution Long-Wave Infrared (KSR LWIR) Thermography Diagnostic for Building Envelopes: Scott AFB, IL; </w:t>
      </w:r>
      <w:r w:rsidRPr="00FA2923">
        <w:rPr>
          <w:i/>
          <w:iCs/>
        </w:rPr>
        <w:t>Construction Engineering Research Laboratory (US),</w:t>
      </w:r>
      <w:r>
        <w:t xml:space="preserve"> </w:t>
      </w:r>
      <w:r w:rsidRPr="00FA2923">
        <w:rPr>
          <w:b/>
          <w:bCs/>
        </w:rPr>
        <w:t>2015</w:t>
      </w:r>
      <w:r>
        <w:t>.</w:t>
      </w:r>
    </w:p>
    <w:p w14:paraId="34BA3EE4" w14:textId="77777777" w:rsidR="00D32C76" w:rsidRDefault="00D32C76" w:rsidP="00D32C76">
      <w:pPr>
        <w:pStyle w:val="MDPI81references"/>
        <w:numPr>
          <w:ilvl w:val="0"/>
          <w:numId w:val="4"/>
        </w:numPr>
        <w:ind w:left="425" w:hanging="425"/>
      </w:pPr>
      <w:r>
        <w:t xml:space="preserve">Clausing, T. Thermography—Past, Present and Future. </w:t>
      </w:r>
      <w:r w:rsidRPr="00FA2923">
        <w:rPr>
          <w:i/>
          <w:iCs/>
        </w:rPr>
        <w:t>Badania Nieniszczące i Diagnostyka</w:t>
      </w:r>
      <w:r>
        <w:t xml:space="preserve"> </w:t>
      </w:r>
      <w:r w:rsidRPr="00FA2923">
        <w:rPr>
          <w:b/>
          <w:bCs/>
        </w:rPr>
        <w:t>2016</w:t>
      </w:r>
      <w:r>
        <w:t>, 1-2, 49–50.</w:t>
      </w:r>
    </w:p>
    <w:p w14:paraId="680B91C9" w14:textId="23E8AA21" w:rsidR="00D32C76" w:rsidRDefault="00D32C76" w:rsidP="00D32C76">
      <w:pPr>
        <w:pStyle w:val="MDPI81references"/>
        <w:numPr>
          <w:ilvl w:val="0"/>
          <w:numId w:val="4"/>
        </w:numPr>
        <w:ind w:left="425" w:hanging="425"/>
      </w:pPr>
      <w:r>
        <w:lastRenderedPageBreak/>
        <w:t xml:space="preserve">Shenk, W.E.; Holub, R.J.; Neff, R.A. A Multispectral Cloud Type Identification Method Developed for Tropical Ocean Areas with Nimbus-3 MRIR Measurements. </w:t>
      </w:r>
      <w:r w:rsidRPr="00FA2923">
        <w:rPr>
          <w:i/>
          <w:iCs/>
        </w:rPr>
        <w:t>Monthly Weather Review</w:t>
      </w:r>
      <w:r>
        <w:t xml:space="preserve"> </w:t>
      </w:r>
      <w:r w:rsidRPr="00FA2923">
        <w:rPr>
          <w:b/>
          <w:bCs/>
        </w:rPr>
        <w:t>1976</w:t>
      </w:r>
      <w:r>
        <w:t xml:space="preserve">, </w:t>
      </w:r>
      <w:r w:rsidRPr="00FA2923">
        <w:rPr>
          <w:i/>
          <w:iCs/>
        </w:rPr>
        <w:t>104</w:t>
      </w:r>
      <w:r>
        <w:t>, 3, 284–291</w:t>
      </w:r>
      <w:r w:rsidR="008A0853">
        <w:t>.</w:t>
      </w:r>
    </w:p>
    <w:p w14:paraId="1EE4A782" w14:textId="77777777" w:rsidR="00D32C76" w:rsidRDefault="00D32C76" w:rsidP="00D32C76">
      <w:pPr>
        <w:pStyle w:val="MDPI81references"/>
        <w:numPr>
          <w:ilvl w:val="0"/>
          <w:numId w:val="4"/>
        </w:numPr>
        <w:ind w:left="425" w:hanging="425"/>
      </w:pPr>
      <w:r>
        <w:t>WMO OSCAR. 2025. Satellites Database. Available online: https://space.oscar.wmo.int/satellites (accessed on 9 January 2025).</w:t>
      </w:r>
    </w:p>
    <w:p w14:paraId="44FAF7C0" w14:textId="77777777" w:rsidR="00D32C76" w:rsidRDefault="00D32C76" w:rsidP="00D32C76">
      <w:pPr>
        <w:pStyle w:val="MDPI81references"/>
        <w:numPr>
          <w:ilvl w:val="0"/>
          <w:numId w:val="4"/>
        </w:numPr>
        <w:ind w:left="425" w:hanging="425"/>
      </w:pPr>
      <w:r>
        <w:t>ITC. 2025. Satellite Sensor Database. Available online: https://www.itc.nl/facilities/satellite-sensor-database/ (accessed on 9 January 2025).</w:t>
      </w:r>
    </w:p>
    <w:p w14:paraId="6AFF4C33" w14:textId="77777777" w:rsidR="00D32C76" w:rsidRDefault="00D32C76" w:rsidP="00D32C76">
      <w:pPr>
        <w:pStyle w:val="MDPI81references"/>
        <w:numPr>
          <w:ilvl w:val="0"/>
          <w:numId w:val="4"/>
        </w:numPr>
        <w:ind w:left="425" w:hanging="425"/>
      </w:pPr>
      <w:r>
        <w:t>EO Handbook. 2025. Database of Earth Observation Satellites. Available online: https://database.eohandbook.com/ (accessed on 9 January 2025).</w:t>
      </w:r>
    </w:p>
    <w:p w14:paraId="5F1B3D5B" w14:textId="77777777" w:rsidR="00D32C76" w:rsidRDefault="00D32C76" w:rsidP="00D32C76">
      <w:pPr>
        <w:pStyle w:val="MDPI81references"/>
        <w:numPr>
          <w:ilvl w:val="0"/>
          <w:numId w:val="4"/>
        </w:numPr>
        <w:ind w:left="425" w:hanging="425"/>
      </w:pPr>
      <w:r>
        <w:t xml:space="preserve">Raschke, E.; Vonder Haar, T.H.; Bandeen, W.R.; Pasternak, M. The Annual Radiation Balance of the Earth-Atmosphere System During 1969–70 from Nimbus 3 Measurements. </w:t>
      </w:r>
      <w:r w:rsidRPr="00FA2923">
        <w:rPr>
          <w:i/>
          <w:iCs/>
        </w:rPr>
        <w:t xml:space="preserve">Journal of the Atmospheric Sciences </w:t>
      </w:r>
      <w:r w:rsidRPr="00FA2923">
        <w:rPr>
          <w:b/>
          <w:bCs/>
        </w:rPr>
        <w:t>1973</w:t>
      </w:r>
      <w:r>
        <w:t xml:space="preserve">, </w:t>
      </w:r>
      <w:r w:rsidRPr="00FA2923">
        <w:rPr>
          <w:i/>
          <w:iCs/>
        </w:rPr>
        <w:t>30</w:t>
      </w:r>
      <w:r>
        <w:t>, 3, 341–364. https://doi.org/10.1175/1520-0469(1973)030&lt;0341:TARBOT&gt;2.0.CO;2.</w:t>
      </w:r>
    </w:p>
    <w:p w14:paraId="330DBD93" w14:textId="77777777" w:rsidR="00D32C76" w:rsidRDefault="00D32C76" w:rsidP="00D32C76">
      <w:pPr>
        <w:pStyle w:val="MDPI81references"/>
        <w:numPr>
          <w:ilvl w:val="0"/>
          <w:numId w:val="4"/>
        </w:numPr>
        <w:ind w:left="425" w:hanging="425"/>
      </w:pPr>
      <w:r>
        <w:t xml:space="preserve">Conrath, B.J.; Hanel, R.A.; Kunde, V.G.; Prabhakara, C. The Infrared Interferometer Experiment on Nimbus 3. </w:t>
      </w:r>
      <w:r w:rsidRPr="00FA2923">
        <w:rPr>
          <w:i/>
          <w:iCs/>
        </w:rPr>
        <w:t>Journal of Geophysical Research</w:t>
      </w:r>
      <w:r>
        <w:t xml:space="preserve"> </w:t>
      </w:r>
      <w:r w:rsidRPr="00FA2923">
        <w:rPr>
          <w:b/>
          <w:bCs/>
        </w:rPr>
        <w:t>1970</w:t>
      </w:r>
      <w:r>
        <w:t xml:space="preserve">, </w:t>
      </w:r>
      <w:r w:rsidRPr="00FA2923">
        <w:rPr>
          <w:i/>
          <w:iCs/>
        </w:rPr>
        <w:t>75</w:t>
      </w:r>
      <w:r>
        <w:t>, 30, 5831–5857. https://doi.org/10.1029/JC075i030p05831.</w:t>
      </w:r>
    </w:p>
    <w:p w14:paraId="312E915C" w14:textId="77777777" w:rsidR="00D32C76" w:rsidRDefault="00D32C76" w:rsidP="00D32C76">
      <w:pPr>
        <w:pStyle w:val="MDPI81references"/>
        <w:numPr>
          <w:ilvl w:val="0"/>
          <w:numId w:val="4"/>
        </w:numPr>
        <w:ind w:left="425" w:hanging="425"/>
      </w:pPr>
      <w:r>
        <w:t xml:space="preserve">Huang, R.; Wu, W.; Yu, K. Building Consistent Time Series Night-Time Light Data from Average DMSP/OLS Images for Indicating Human Activities in a Large-Scale Oceanic Area. </w:t>
      </w:r>
      <w:r w:rsidRPr="00FA2923">
        <w:rPr>
          <w:i/>
          <w:iCs/>
        </w:rPr>
        <w:t xml:space="preserve">International Journal of Applied Earth Observation and Geoinformation </w:t>
      </w:r>
      <w:r w:rsidRPr="00FA2923">
        <w:rPr>
          <w:b/>
          <w:bCs/>
        </w:rPr>
        <w:t>2022</w:t>
      </w:r>
      <w:r>
        <w:t xml:space="preserve">, </w:t>
      </w:r>
      <w:r w:rsidRPr="00FA2923">
        <w:rPr>
          <w:i/>
          <w:iCs/>
        </w:rPr>
        <w:t>114</w:t>
      </w:r>
      <w:r>
        <w:t>, 103023. https://doi.org/10.1016/j.jag.2022.103023.</w:t>
      </w:r>
    </w:p>
    <w:p w14:paraId="628B51E8" w14:textId="77777777" w:rsidR="00D32C76" w:rsidRDefault="00D32C76" w:rsidP="00D32C76">
      <w:pPr>
        <w:pStyle w:val="MDPI81references"/>
        <w:numPr>
          <w:ilvl w:val="0"/>
          <w:numId w:val="4"/>
        </w:numPr>
        <w:ind w:left="425" w:hanging="425"/>
      </w:pPr>
      <w:r>
        <w:t xml:space="preserve">Mutlow, C.T. The ATSR-2—New Products. In Proceedings of the 1995 International Geoscience and Remote Sensing Symposium, IGARSS'95: Quantitative Remote Sensing for Science and Applications; </w:t>
      </w:r>
      <w:r w:rsidRPr="00FA2923">
        <w:rPr>
          <w:b/>
          <w:bCs/>
        </w:rPr>
        <w:t>IEEE</w:t>
      </w:r>
      <w:r>
        <w:t xml:space="preserve">, </w:t>
      </w:r>
      <w:r w:rsidRPr="00FA2923">
        <w:rPr>
          <w:i/>
          <w:iCs/>
        </w:rPr>
        <w:t>1995</w:t>
      </w:r>
      <w:r>
        <w:t xml:space="preserve">; </w:t>
      </w:r>
      <w:r w:rsidRPr="00FA2923">
        <w:rPr>
          <w:i/>
          <w:iCs/>
        </w:rPr>
        <w:t>Volume 2</w:t>
      </w:r>
      <w:r>
        <w:t>, pp. 1041–1043. https://doi.org/10.1109/IGARSS.1995.519881.</w:t>
      </w:r>
    </w:p>
    <w:p w14:paraId="15D2292B" w14:textId="77777777" w:rsidR="00D32C76" w:rsidRDefault="00D32C76" w:rsidP="00D32C76">
      <w:pPr>
        <w:pStyle w:val="MDPI81references"/>
        <w:numPr>
          <w:ilvl w:val="0"/>
          <w:numId w:val="4"/>
        </w:numPr>
        <w:ind w:left="425" w:hanging="425"/>
      </w:pPr>
      <w:r>
        <w:t xml:space="preserve">Dong, C.; Zhang, W. China’s Current and Future Meteorological Satellites Systems. </w:t>
      </w:r>
      <w:r w:rsidRPr="00FA2923">
        <w:rPr>
          <w:i/>
          <w:iCs/>
        </w:rPr>
        <w:t>In Proceedings of the 2004 EUMETSAT Meteorological Satellite Conference</w:t>
      </w:r>
      <w:r>
        <w:t xml:space="preserve">, </w:t>
      </w:r>
      <w:r w:rsidRPr="00FA2923">
        <w:rPr>
          <w:b/>
          <w:bCs/>
        </w:rPr>
        <w:t>2004</w:t>
      </w:r>
      <w:r>
        <w:t>, pp. 17–24.</w:t>
      </w:r>
    </w:p>
    <w:p w14:paraId="3A822213" w14:textId="77777777" w:rsidR="00D32C76" w:rsidRDefault="00D32C76" w:rsidP="00D32C76">
      <w:pPr>
        <w:pStyle w:val="MDPI81references"/>
        <w:numPr>
          <w:ilvl w:val="0"/>
          <w:numId w:val="4"/>
        </w:numPr>
        <w:ind w:left="425" w:hanging="425"/>
      </w:pPr>
      <w:r>
        <w:t>MyHEAT. 2025. Official Website. Available online: https://myheat.ca/ (accessed on 9 January 2025).</w:t>
      </w:r>
    </w:p>
    <w:p w14:paraId="2D62095F" w14:textId="77777777" w:rsidR="00D32C76" w:rsidRDefault="00D32C76" w:rsidP="00D32C76">
      <w:pPr>
        <w:pStyle w:val="MDPI81references"/>
        <w:numPr>
          <w:ilvl w:val="0"/>
          <w:numId w:val="4"/>
        </w:numPr>
        <w:ind w:left="425" w:hanging="425"/>
      </w:pPr>
      <w:r>
        <w:t xml:space="preserve">Tejedor, B.; Lucchi, E.; Nardi, I. Application of Qualitative and Quantitative Infrared Thermography at Urban Level: Potential and Limitations. </w:t>
      </w:r>
      <w:r w:rsidRPr="00FA2923">
        <w:rPr>
          <w:i/>
          <w:iCs/>
        </w:rPr>
        <w:t>In New Technologies in Building and Construction: Towards Sustainable Development;</w:t>
      </w:r>
      <w:r>
        <w:t xml:space="preserve"> </w:t>
      </w:r>
      <w:r w:rsidRPr="00FA2923">
        <w:rPr>
          <w:i/>
          <w:iCs/>
        </w:rPr>
        <w:t>Springer</w:t>
      </w:r>
      <w:r>
        <w:t xml:space="preserve">, </w:t>
      </w:r>
      <w:r w:rsidRPr="00FA2923">
        <w:rPr>
          <w:b/>
          <w:bCs/>
        </w:rPr>
        <w:t>2022</w:t>
      </w:r>
      <w:r>
        <w:t>; pp. 3–19.</w:t>
      </w:r>
    </w:p>
    <w:p w14:paraId="250E4C84" w14:textId="77777777" w:rsidR="00D32C76" w:rsidRDefault="00D32C76" w:rsidP="00D32C76">
      <w:pPr>
        <w:pStyle w:val="MDPI81references"/>
        <w:numPr>
          <w:ilvl w:val="0"/>
          <w:numId w:val="4"/>
        </w:numPr>
        <w:ind w:left="425" w:hanging="425"/>
      </w:pPr>
      <w:r>
        <w:t xml:space="preserve">Rodríguez, M.V.; Melgar, S.G.; Márquez, J.M.A. Assessment of Aerial Thermography as a Method of In Situ Measurement of Radiant Heat Transfer in Urban Public Spaces. </w:t>
      </w:r>
      <w:r w:rsidRPr="00FA2923">
        <w:rPr>
          <w:i/>
          <w:iCs/>
        </w:rPr>
        <w:t>Sustainable Cities and Society</w:t>
      </w:r>
      <w:r>
        <w:t xml:space="preserve"> </w:t>
      </w:r>
      <w:r w:rsidRPr="00FA2923">
        <w:rPr>
          <w:b/>
          <w:bCs/>
        </w:rPr>
        <w:t>2022</w:t>
      </w:r>
      <w:r>
        <w:t xml:space="preserve">, </w:t>
      </w:r>
      <w:r w:rsidRPr="00FA2923">
        <w:rPr>
          <w:i/>
          <w:iCs/>
        </w:rPr>
        <w:t>87</w:t>
      </w:r>
      <w:r>
        <w:t>, 104228. https://doi.org/10.1016/j.scs.2022.104228.</w:t>
      </w:r>
    </w:p>
    <w:p w14:paraId="309A36FA" w14:textId="3B0C79D0" w:rsidR="00D32C76" w:rsidRDefault="00D32C76" w:rsidP="00D32C76">
      <w:pPr>
        <w:pStyle w:val="MDPI81references"/>
        <w:numPr>
          <w:ilvl w:val="0"/>
          <w:numId w:val="4"/>
        </w:numPr>
        <w:ind w:left="425" w:hanging="425"/>
      </w:pPr>
      <w:r>
        <w:t xml:space="preserve">Shariq, M.H.; Hughes, B.R. </w:t>
      </w:r>
      <w:r w:rsidR="005D73E5">
        <w:t>Revolutionizing</w:t>
      </w:r>
      <w:r>
        <w:t xml:space="preserve"> Building Inspection Techniques to Meet Large-Scale Energy Demands: A Review of the State-of-the-Art. </w:t>
      </w:r>
      <w:r w:rsidRPr="00FA2923">
        <w:rPr>
          <w:i/>
          <w:iCs/>
        </w:rPr>
        <w:t>Renewable and Sustainable Energy Reviews</w:t>
      </w:r>
      <w:r>
        <w:t xml:space="preserve"> </w:t>
      </w:r>
      <w:r w:rsidRPr="00FA2923">
        <w:rPr>
          <w:b/>
          <w:bCs/>
        </w:rPr>
        <w:t>2020</w:t>
      </w:r>
      <w:r>
        <w:t xml:space="preserve">, </w:t>
      </w:r>
      <w:r w:rsidRPr="00FA2923">
        <w:rPr>
          <w:i/>
          <w:iCs/>
        </w:rPr>
        <w:t>130</w:t>
      </w:r>
      <w:r>
        <w:t>, 109979. https://doi.org/10.1016/j.rser.2020.109979.</w:t>
      </w:r>
    </w:p>
    <w:p w14:paraId="273BD230" w14:textId="77777777" w:rsidR="00D32C76" w:rsidRDefault="00D32C76" w:rsidP="00D32C76">
      <w:pPr>
        <w:pStyle w:val="MDPI81references"/>
        <w:numPr>
          <w:ilvl w:val="0"/>
          <w:numId w:val="4"/>
        </w:numPr>
        <w:ind w:left="425" w:hanging="425"/>
      </w:pPr>
      <w:r>
        <w:t xml:space="preserve">Alkaabi, K.; Senghore, S.; Rhman El Fawair, A. Toward Sustainable Cities: Monitoring Thermal Environment for Buildings and Pedestrian Space Using Drone-Captured 3D Thermal Imaging. </w:t>
      </w:r>
      <w:r w:rsidRPr="00FA2923">
        <w:rPr>
          <w:i/>
          <w:iCs/>
        </w:rPr>
        <w:t>Frontiers in Built Environment</w:t>
      </w:r>
      <w:r>
        <w:t xml:space="preserve"> </w:t>
      </w:r>
      <w:r w:rsidRPr="00FA2923">
        <w:rPr>
          <w:b/>
          <w:bCs/>
        </w:rPr>
        <w:t>2023</w:t>
      </w:r>
      <w:r>
        <w:t xml:space="preserve">, </w:t>
      </w:r>
      <w:r w:rsidRPr="00FA2923">
        <w:rPr>
          <w:i/>
          <w:iCs/>
        </w:rPr>
        <w:t>8</w:t>
      </w:r>
      <w:r>
        <w:t>, 1035546. https://doi.org/10.3389/fbuil.2023.1035546.</w:t>
      </w:r>
    </w:p>
    <w:p w14:paraId="3CFB4C36" w14:textId="77777777" w:rsidR="00D32C76" w:rsidRDefault="00D32C76" w:rsidP="00D32C76">
      <w:pPr>
        <w:pStyle w:val="MDPI81references"/>
        <w:numPr>
          <w:ilvl w:val="0"/>
          <w:numId w:val="4"/>
        </w:numPr>
        <w:ind w:left="425" w:hanging="425"/>
      </w:pPr>
      <w:r>
        <w:t xml:space="preserve">Lucchi, E. Applications of the Infrared Thermography in the Energy Audit of Buildings: A Review. </w:t>
      </w:r>
      <w:r w:rsidRPr="00FA2923">
        <w:rPr>
          <w:i/>
          <w:iCs/>
        </w:rPr>
        <w:t xml:space="preserve">Renewable and Sustainable Energy Reviews </w:t>
      </w:r>
      <w:r w:rsidRPr="00FA2923">
        <w:rPr>
          <w:b/>
          <w:bCs/>
        </w:rPr>
        <w:t>2018</w:t>
      </w:r>
      <w:r>
        <w:t xml:space="preserve">, </w:t>
      </w:r>
      <w:r w:rsidRPr="00FA2923">
        <w:rPr>
          <w:i/>
          <w:iCs/>
        </w:rPr>
        <w:t>82</w:t>
      </w:r>
      <w:r>
        <w:t>, 3077–3090. https://doi.org/10.1016/j.rser.2017.10.031.</w:t>
      </w:r>
    </w:p>
    <w:p w14:paraId="0FA7861E" w14:textId="77777777" w:rsidR="00D32C76" w:rsidRDefault="00D32C76" w:rsidP="00D32C76">
      <w:pPr>
        <w:pStyle w:val="MDPI81references"/>
        <w:numPr>
          <w:ilvl w:val="0"/>
          <w:numId w:val="4"/>
        </w:numPr>
        <w:ind w:left="425" w:hanging="425"/>
      </w:pPr>
      <w:r>
        <w:t xml:space="preserve">Gallardo-Saavedra, S.; Hernández-Callejo, L.; Duque-Perez, O. Technological Review of the Instrumentation Used in Aerial Thermographic Inspection of Photovoltaic Plants. </w:t>
      </w:r>
      <w:r w:rsidRPr="00FA2923">
        <w:rPr>
          <w:i/>
          <w:iCs/>
        </w:rPr>
        <w:t>Renewable and Sustainable Energy Reviews</w:t>
      </w:r>
      <w:r>
        <w:t xml:space="preserve"> </w:t>
      </w:r>
      <w:r w:rsidRPr="00FA2923">
        <w:rPr>
          <w:b/>
          <w:bCs/>
        </w:rPr>
        <w:t>2018</w:t>
      </w:r>
      <w:r>
        <w:t xml:space="preserve">, </w:t>
      </w:r>
      <w:r w:rsidRPr="00FA2923">
        <w:rPr>
          <w:i/>
          <w:iCs/>
        </w:rPr>
        <w:t>93</w:t>
      </w:r>
      <w:r>
        <w:t>, 566–579. https://doi.org/10.1016/j.rser.2018.05.041.</w:t>
      </w:r>
    </w:p>
    <w:p w14:paraId="28D0DFDA" w14:textId="77777777" w:rsidR="00D32C76" w:rsidRDefault="00D32C76" w:rsidP="00D32C76">
      <w:pPr>
        <w:pStyle w:val="MDPI81references"/>
        <w:numPr>
          <w:ilvl w:val="0"/>
          <w:numId w:val="4"/>
        </w:numPr>
        <w:ind w:left="425" w:hanging="425"/>
      </w:pPr>
      <w:r>
        <w:t xml:space="preserve">Hulley, G.; Shivers, S.; Wetherley, E.; Cudd, R. New ECOSTRESS and MODIS Land Surface Temperature Data Reveal Fine-Scale Heat Vulnerability in Cities: A Case Study for Los Angeles County, California. </w:t>
      </w:r>
      <w:r w:rsidRPr="00B94D65">
        <w:rPr>
          <w:i/>
          <w:iCs/>
        </w:rPr>
        <w:t>Remote Sensing</w:t>
      </w:r>
      <w:r>
        <w:t xml:space="preserve"> </w:t>
      </w:r>
      <w:r w:rsidRPr="00B94D65">
        <w:rPr>
          <w:b/>
          <w:bCs/>
        </w:rPr>
        <w:t>2019</w:t>
      </w:r>
      <w:r>
        <w:t xml:space="preserve">, </w:t>
      </w:r>
      <w:r w:rsidRPr="00B94D65">
        <w:rPr>
          <w:i/>
          <w:iCs/>
        </w:rPr>
        <w:t>11</w:t>
      </w:r>
      <w:r>
        <w:t>, 18, 2136. https://doi.org/10.3390/rs11182136.</w:t>
      </w:r>
    </w:p>
    <w:p w14:paraId="70287573" w14:textId="77777777" w:rsidR="00D32C76" w:rsidRDefault="00D32C76" w:rsidP="00D32C76">
      <w:pPr>
        <w:pStyle w:val="MDPI81references"/>
        <w:numPr>
          <w:ilvl w:val="0"/>
          <w:numId w:val="4"/>
        </w:numPr>
        <w:ind w:left="425" w:hanging="425"/>
      </w:pPr>
      <w:r>
        <w:t xml:space="preserve">Hulley, G.C.; Göttsche, F.M.; Rivera, G.; Hook, S.J.; Freepartner, R.J.; Martin, M.A.; Cawse-Nicholson, K.; Johnson, W.R. Validation and Quality Assessment of the ECOSTRESS Level-2 Land Surface Temperature and Emissivity Product. </w:t>
      </w:r>
      <w:r w:rsidRPr="00B94D65">
        <w:rPr>
          <w:i/>
          <w:iCs/>
        </w:rPr>
        <w:t>IEEE Transactions on Geoscience and Remote Sensing</w:t>
      </w:r>
      <w:r>
        <w:t xml:space="preserve"> </w:t>
      </w:r>
      <w:r w:rsidRPr="00B94D65">
        <w:rPr>
          <w:b/>
          <w:bCs/>
        </w:rPr>
        <w:t>2021</w:t>
      </w:r>
      <w:r>
        <w:t xml:space="preserve">, </w:t>
      </w:r>
      <w:r w:rsidRPr="00B94D65">
        <w:rPr>
          <w:i/>
          <w:iCs/>
        </w:rPr>
        <w:t>60</w:t>
      </w:r>
      <w:r>
        <w:t>, 1–23. https://doi.org/10.1109/TGRS.2021.3094860.</w:t>
      </w:r>
    </w:p>
    <w:p w14:paraId="5B2EB303" w14:textId="77777777" w:rsidR="00D32C76" w:rsidRDefault="00D32C76" w:rsidP="00D32C76">
      <w:pPr>
        <w:pStyle w:val="MDPI81references"/>
        <w:numPr>
          <w:ilvl w:val="0"/>
          <w:numId w:val="4"/>
        </w:numPr>
        <w:ind w:left="425" w:hanging="425"/>
      </w:pPr>
      <w:r>
        <w:t xml:space="preserve">Yu, Y.; Renzullo, L.J.; McVicar, T.R.; Malone, B.P.; Tian, S. Generating Daily 100 m Resolution Land Surface Temperature Estimates Continentally Using an Unbiased Spatiotemporal Fusion Approach. </w:t>
      </w:r>
      <w:r w:rsidRPr="00B94D65">
        <w:rPr>
          <w:i/>
          <w:iCs/>
        </w:rPr>
        <w:t>Remote Sensing of Environment</w:t>
      </w:r>
      <w:r>
        <w:t xml:space="preserve"> </w:t>
      </w:r>
      <w:r w:rsidRPr="00B94D65">
        <w:rPr>
          <w:b/>
          <w:bCs/>
        </w:rPr>
        <w:t>2023</w:t>
      </w:r>
      <w:r>
        <w:t xml:space="preserve">, </w:t>
      </w:r>
      <w:r w:rsidRPr="00B94D65">
        <w:rPr>
          <w:i/>
          <w:iCs/>
        </w:rPr>
        <w:t>297</w:t>
      </w:r>
      <w:r>
        <w:t>, 113784. https://doi.org/10.1016/j.rse.2023.113784.</w:t>
      </w:r>
    </w:p>
    <w:p w14:paraId="29966C35" w14:textId="77777777" w:rsidR="00D32C76" w:rsidRDefault="00D32C76" w:rsidP="00D32C76">
      <w:pPr>
        <w:pStyle w:val="MDPI81references"/>
        <w:numPr>
          <w:ilvl w:val="0"/>
          <w:numId w:val="4"/>
        </w:numPr>
        <w:ind w:left="425" w:hanging="425"/>
      </w:pPr>
      <w:r>
        <w:t xml:space="preserve">Jaafar, H.; Mourad, R.; Schull, M. A Global 30-m ET Model (HSEB) Using Harmonized Landsat and Sentinel-2, MODIS and VIIRS: Comparison to ECOSTRESS ET and LST. </w:t>
      </w:r>
      <w:r w:rsidRPr="00B94D65">
        <w:rPr>
          <w:i/>
          <w:iCs/>
        </w:rPr>
        <w:t>Remote Sensing of Environment</w:t>
      </w:r>
      <w:r>
        <w:t xml:space="preserve"> </w:t>
      </w:r>
      <w:r w:rsidRPr="00B94D65">
        <w:rPr>
          <w:b/>
          <w:bCs/>
        </w:rPr>
        <w:t>2022</w:t>
      </w:r>
      <w:r>
        <w:t xml:space="preserve">, </w:t>
      </w:r>
      <w:r w:rsidRPr="00B94D65">
        <w:rPr>
          <w:i/>
          <w:iCs/>
        </w:rPr>
        <w:t>274</w:t>
      </w:r>
      <w:r>
        <w:t>, 112995. https://doi.org/10.1016/j.rse.2022.112995.</w:t>
      </w:r>
    </w:p>
    <w:p w14:paraId="0AC1F93C" w14:textId="77777777" w:rsidR="00D32C76" w:rsidRDefault="00D32C76" w:rsidP="00D32C76">
      <w:pPr>
        <w:pStyle w:val="MDPI81references"/>
        <w:numPr>
          <w:ilvl w:val="0"/>
          <w:numId w:val="4"/>
        </w:numPr>
        <w:ind w:left="425" w:hanging="425"/>
      </w:pPr>
      <w:r>
        <w:t xml:space="preserve">Pu, R.; Bonafoni, S. Thermal Infrared Remote Sensing Data Downscaling Investigations: An Overview on Current Status and Perspectives. </w:t>
      </w:r>
      <w:r w:rsidRPr="00B94D65">
        <w:rPr>
          <w:i/>
          <w:iCs/>
        </w:rPr>
        <w:t>Remote Sensing Applications: Society and Environment</w:t>
      </w:r>
      <w:r>
        <w:t xml:space="preserve"> </w:t>
      </w:r>
      <w:r w:rsidRPr="00B94D65">
        <w:rPr>
          <w:b/>
          <w:bCs/>
        </w:rPr>
        <w:t>2023</w:t>
      </w:r>
      <w:r>
        <w:t xml:space="preserve">, </w:t>
      </w:r>
      <w:r w:rsidRPr="00B94D65">
        <w:rPr>
          <w:i/>
          <w:iCs/>
        </w:rPr>
        <w:t>29</w:t>
      </w:r>
      <w:r>
        <w:t xml:space="preserve">, 100921. </w:t>
      </w:r>
      <w:r w:rsidRPr="00B94D65">
        <w:rPr>
          <w:i/>
          <w:iCs/>
        </w:rPr>
        <w:t>https://doi.org/10.1016/j.rsase.2022.100921.</w:t>
      </w:r>
    </w:p>
    <w:p w14:paraId="4E832D51" w14:textId="77777777" w:rsidR="00D32C76" w:rsidRDefault="00D32C76" w:rsidP="00D32C76">
      <w:pPr>
        <w:pStyle w:val="MDPI81references"/>
        <w:numPr>
          <w:ilvl w:val="0"/>
          <w:numId w:val="4"/>
        </w:numPr>
        <w:ind w:left="425" w:hanging="425"/>
      </w:pPr>
      <w:r>
        <w:t>Satellite Vu. 2025. Official Website. Available online: https://www.satellitevu.com/ (accessed on 9 January 2025).</w:t>
      </w:r>
    </w:p>
    <w:p w14:paraId="196E50F3" w14:textId="77777777" w:rsidR="00D32C76" w:rsidRDefault="00D32C76" w:rsidP="00D32C76">
      <w:pPr>
        <w:pStyle w:val="MDPI81references"/>
        <w:numPr>
          <w:ilvl w:val="0"/>
          <w:numId w:val="4"/>
        </w:numPr>
        <w:ind w:left="425" w:hanging="425"/>
      </w:pPr>
      <w:r>
        <w:lastRenderedPageBreak/>
        <w:t xml:space="preserve">Goddijn-Murphy, L.; Martínez-Vicente, V.; Dierssen, H.M.; Raimondi, V.; Gandini, E.; Foster, R.; Chirayath, V. Emerging Technologies for Remote Sensing of Floating and Submerged Plastic Litter. </w:t>
      </w:r>
      <w:r w:rsidRPr="00B94D65">
        <w:rPr>
          <w:i/>
          <w:iCs/>
        </w:rPr>
        <w:t>Remote Sensing</w:t>
      </w:r>
      <w:r>
        <w:t xml:space="preserve"> </w:t>
      </w:r>
      <w:r w:rsidRPr="00B94D65">
        <w:rPr>
          <w:b/>
          <w:bCs/>
        </w:rPr>
        <w:t>2024</w:t>
      </w:r>
      <w:r>
        <w:t xml:space="preserve">, </w:t>
      </w:r>
      <w:r w:rsidRPr="00B94D65">
        <w:rPr>
          <w:i/>
          <w:iCs/>
        </w:rPr>
        <w:t>16</w:t>
      </w:r>
      <w:r>
        <w:t xml:space="preserve">, 10, 1770. </w:t>
      </w:r>
      <w:r w:rsidRPr="00B94D65">
        <w:rPr>
          <w:i/>
          <w:iCs/>
        </w:rPr>
        <w:t>https://doi.org/10.3390/rs16101770.</w:t>
      </w:r>
    </w:p>
    <w:p w14:paraId="3824298F" w14:textId="77777777" w:rsidR="00D32C76" w:rsidRDefault="00D32C76" w:rsidP="00D32C76">
      <w:pPr>
        <w:pStyle w:val="MDPI81references"/>
        <w:numPr>
          <w:ilvl w:val="0"/>
          <w:numId w:val="4"/>
        </w:numPr>
        <w:ind w:left="425" w:hanging="425"/>
      </w:pPr>
      <w:r>
        <w:t xml:space="preserve">Rogalski, A. Infrared Detectors: An Overview. </w:t>
      </w:r>
      <w:r w:rsidRPr="00B94D65">
        <w:rPr>
          <w:i/>
          <w:iCs/>
        </w:rPr>
        <w:t>Infrared Physics \&amp; Technology</w:t>
      </w:r>
      <w:r>
        <w:t xml:space="preserve"> </w:t>
      </w:r>
      <w:r w:rsidRPr="00B94D65">
        <w:rPr>
          <w:b/>
          <w:bCs/>
        </w:rPr>
        <w:t>2002</w:t>
      </w:r>
      <w:r>
        <w:t xml:space="preserve">, </w:t>
      </w:r>
      <w:r w:rsidRPr="00B94D65">
        <w:rPr>
          <w:i/>
          <w:iCs/>
        </w:rPr>
        <w:t>43</w:t>
      </w:r>
      <w:r>
        <w:t xml:space="preserve">, 3–5, 187–210. </w:t>
      </w:r>
      <w:r w:rsidRPr="00B94D65">
        <w:rPr>
          <w:i/>
          <w:iCs/>
        </w:rPr>
        <w:t>https://doi.org/10.1016/S1350-4495(02)00140-8.</w:t>
      </w:r>
    </w:p>
    <w:p w14:paraId="5E5B1E07" w14:textId="77777777" w:rsidR="00D32C76" w:rsidRDefault="00D32C76" w:rsidP="00D32C76">
      <w:pPr>
        <w:pStyle w:val="MDPI81references"/>
        <w:numPr>
          <w:ilvl w:val="0"/>
          <w:numId w:val="4"/>
        </w:numPr>
        <w:ind w:left="425" w:hanging="425"/>
      </w:pPr>
      <w:r>
        <w:t xml:space="preserve">Meilan, P.F.; Garavaglia, M. Rayleigh Criterion of Resolution and Light Sources of Different Spectral Composition. </w:t>
      </w:r>
      <w:r w:rsidRPr="00B94D65">
        <w:rPr>
          <w:i/>
          <w:iCs/>
        </w:rPr>
        <w:t>In Proceedings of the Fifth International Topical Meeting on Education and Training in Optics; SPIE</w:t>
      </w:r>
      <w:r>
        <w:t xml:space="preserve">, </w:t>
      </w:r>
      <w:r w:rsidRPr="00B94D65">
        <w:rPr>
          <w:b/>
          <w:bCs/>
        </w:rPr>
        <w:t>1997</w:t>
      </w:r>
      <w:r>
        <w:t xml:space="preserve">; </w:t>
      </w:r>
      <w:r w:rsidRPr="00B94D65">
        <w:rPr>
          <w:i/>
          <w:iCs/>
        </w:rPr>
        <w:t>Volume 3190</w:t>
      </w:r>
      <w:r>
        <w:t>, pp. 296–303. https://doi.org/10.1117/12.290687.</w:t>
      </w:r>
    </w:p>
    <w:p w14:paraId="689BCC88" w14:textId="77777777" w:rsidR="00D32C76" w:rsidRDefault="00D32C76" w:rsidP="00D32C76">
      <w:pPr>
        <w:pStyle w:val="MDPI81references"/>
        <w:numPr>
          <w:ilvl w:val="0"/>
          <w:numId w:val="4"/>
        </w:numPr>
        <w:ind w:left="425" w:hanging="425"/>
      </w:pPr>
      <w:r>
        <w:t>Urban Sky. 2025. Official Website. Available online: https://www.urbansky.com (accessed on 9 January 2025).</w:t>
      </w:r>
    </w:p>
    <w:p w14:paraId="3C025D04" w14:textId="77777777" w:rsidR="00D32C76" w:rsidRDefault="00D32C76" w:rsidP="00D32C76">
      <w:pPr>
        <w:pStyle w:val="MDPI81references"/>
        <w:numPr>
          <w:ilvl w:val="0"/>
          <w:numId w:val="4"/>
        </w:numPr>
        <w:ind w:left="425" w:hanging="425"/>
      </w:pPr>
      <w:r>
        <w:t>Tan, S.-Y. Remote Sensing Applications and Innovations via Small Satellite Constellations. In Handbook of Small Satellites: Technology, Design, Manufacture, Applications, Economics and Regulation</w:t>
      </w:r>
      <w:r w:rsidRPr="00B94D65">
        <w:rPr>
          <w:i/>
          <w:iCs/>
        </w:rPr>
        <w:t xml:space="preserve">; Springer, </w:t>
      </w:r>
      <w:r w:rsidRPr="00B94D65">
        <w:rPr>
          <w:b/>
          <w:bCs/>
        </w:rPr>
        <w:t>2020</w:t>
      </w:r>
      <w:r>
        <w:t>; pp. 767–797.</w:t>
      </w:r>
    </w:p>
    <w:p w14:paraId="41B7339A" w14:textId="77777777" w:rsidR="00D32C76" w:rsidRDefault="00D32C76" w:rsidP="00D32C76">
      <w:pPr>
        <w:pStyle w:val="MDPI81references"/>
        <w:numPr>
          <w:ilvl w:val="0"/>
          <w:numId w:val="4"/>
        </w:numPr>
        <w:ind w:left="425" w:hanging="425"/>
      </w:pPr>
      <w:r>
        <w:t>Li, C.; Zhang, Y.; Xie, R.; Hao, X.; Huang, T. Integrating Edge Computing into Low Earth Orbit Satellite Networks: Architecture and Prototype.</w:t>
      </w:r>
      <w:r w:rsidRPr="00B94D65">
        <w:rPr>
          <w:i/>
          <w:iCs/>
        </w:rPr>
        <w:t xml:space="preserve"> IEEE Access</w:t>
      </w:r>
      <w:r>
        <w:t xml:space="preserve"> </w:t>
      </w:r>
      <w:r w:rsidRPr="00B94D65">
        <w:rPr>
          <w:b/>
          <w:bCs/>
        </w:rPr>
        <w:t>2021</w:t>
      </w:r>
      <w:r>
        <w:t xml:space="preserve">, </w:t>
      </w:r>
      <w:r w:rsidRPr="00B94D65">
        <w:rPr>
          <w:i/>
          <w:iCs/>
        </w:rPr>
        <w:t>9</w:t>
      </w:r>
      <w:r>
        <w:t>, 39126–39137. https://doi.org/10.1109/ACCESS.2021.3063965.</w:t>
      </w:r>
    </w:p>
    <w:p w14:paraId="2C4369EC" w14:textId="77777777" w:rsidR="00D32C76" w:rsidRDefault="00D32C76" w:rsidP="00D32C76">
      <w:pPr>
        <w:pStyle w:val="MDPI81references"/>
        <w:numPr>
          <w:ilvl w:val="0"/>
          <w:numId w:val="4"/>
        </w:numPr>
        <w:ind w:left="425" w:hanging="425"/>
      </w:pPr>
      <w:r>
        <w:t xml:space="preserve">Lin, C.-L.; Kuo, C.-W.; Lai, C.-C.; Tsai, M.-D.; Chang, Y.-C.; Cheng, H.-Y. A Novel Approach to Fast Noise Reduction of Infrared Image. </w:t>
      </w:r>
      <w:r w:rsidRPr="00B94D65">
        <w:rPr>
          <w:i/>
          <w:iCs/>
        </w:rPr>
        <w:t>Infrared Physics \&amp; Technology</w:t>
      </w:r>
      <w:r>
        <w:t xml:space="preserve"> </w:t>
      </w:r>
      <w:r w:rsidRPr="00B94D65">
        <w:rPr>
          <w:b/>
          <w:bCs/>
        </w:rPr>
        <w:t>2011</w:t>
      </w:r>
      <w:r>
        <w:t xml:space="preserve">, </w:t>
      </w:r>
      <w:r w:rsidRPr="00B94D65">
        <w:rPr>
          <w:i/>
          <w:iCs/>
        </w:rPr>
        <w:t>54</w:t>
      </w:r>
      <w:r>
        <w:t>, 1, 1–9. https://doi.org/10.1016/j.infrared.2010.10.001.</w:t>
      </w:r>
    </w:p>
    <w:p w14:paraId="31434772" w14:textId="77777777" w:rsidR="00D32C76" w:rsidRDefault="00D32C76" w:rsidP="00D32C76">
      <w:pPr>
        <w:pStyle w:val="MDPI81references"/>
        <w:numPr>
          <w:ilvl w:val="0"/>
          <w:numId w:val="4"/>
        </w:numPr>
        <w:ind w:left="425" w:hanging="425"/>
      </w:pPr>
      <w:r>
        <w:t xml:space="preserve">Li, W.; Zhang, F.; Shi, Y.-N.; Iwabuchi, H.; Zhu, M.; Li, J.; Han, W.; Letu, H.; Ishimoto, H. Efficient Radiative Transfer Model for Thermal Infrared Brightness Temperature Simulation in Cloudy Atmospheres. </w:t>
      </w:r>
      <w:r w:rsidRPr="00B94D65">
        <w:rPr>
          <w:i/>
          <w:iCs/>
        </w:rPr>
        <w:t>Optics Express</w:t>
      </w:r>
      <w:r>
        <w:t xml:space="preserve"> </w:t>
      </w:r>
      <w:r w:rsidRPr="00B94D65">
        <w:rPr>
          <w:b/>
          <w:bCs/>
        </w:rPr>
        <w:t>2020</w:t>
      </w:r>
      <w:r>
        <w:t xml:space="preserve">, </w:t>
      </w:r>
      <w:r w:rsidRPr="00B94D65">
        <w:rPr>
          <w:i/>
          <w:iCs/>
        </w:rPr>
        <w:t>28</w:t>
      </w:r>
      <w:r>
        <w:t xml:space="preserve">, 18, 25730–25749. </w:t>
      </w:r>
      <w:r w:rsidRPr="00B94D65">
        <w:rPr>
          <w:i/>
          <w:iCs/>
        </w:rPr>
        <w:t>https://doi.org/10.1364/OE.398518.</w:t>
      </w:r>
    </w:p>
    <w:p w14:paraId="7D18A98A" w14:textId="77777777" w:rsidR="00D32C76" w:rsidRDefault="00D32C76" w:rsidP="00D32C76">
      <w:pPr>
        <w:pStyle w:val="MDPI81references"/>
        <w:numPr>
          <w:ilvl w:val="0"/>
          <w:numId w:val="4"/>
        </w:numPr>
        <w:ind w:left="425" w:hanging="425"/>
      </w:pPr>
      <w:r>
        <w:t xml:space="preserve">Jamil, S.; Piran, M.J.; Rahman, M.; Kwon, O.-J. Learning-Driven Lossy Image Compression: A Comprehensive Survey. </w:t>
      </w:r>
      <w:r w:rsidRPr="00B94D65">
        <w:rPr>
          <w:i/>
          <w:iCs/>
        </w:rPr>
        <w:t>Engineering Applications of Artificial Intelligence</w:t>
      </w:r>
      <w:r>
        <w:t xml:space="preserve"> </w:t>
      </w:r>
      <w:r w:rsidRPr="00B94D65">
        <w:rPr>
          <w:b/>
          <w:bCs/>
        </w:rPr>
        <w:t>2023</w:t>
      </w:r>
      <w:r>
        <w:t xml:space="preserve">, </w:t>
      </w:r>
      <w:r w:rsidRPr="00B94D65">
        <w:rPr>
          <w:i/>
          <w:iCs/>
        </w:rPr>
        <w:t>123</w:t>
      </w:r>
      <w:r>
        <w:t xml:space="preserve">, 106361. </w:t>
      </w:r>
      <w:r w:rsidRPr="00B94D65">
        <w:rPr>
          <w:i/>
          <w:iCs/>
        </w:rPr>
        <w:t>https://doi.org/10.1016/j.engappai.2023.106361.</w:t>
      </w:r>
    </w:p>
    <w:p w14:paraId="362D1E20" w14:textId="6087C01C" w:rsidR="00D32C76" w:rsidRDefault="00D32C76" w:rsidP="00D32C76">
      <w:pPr>
        <w:pStyle w:val="MDPI81references"/>
        <w:numPr>
          <w:ilvl w:val="0"/>
          <w:numId w:val="4"/>
        </w:numPr>
        <w:ind w:left="425" w:hanging="425"/>
      </w:pPr>
      <w:r>
        <w:t xml:space="preserve">Ashiba, H.I. Acquisition Super Resolution from Infrared Images Using Proposed Techniques. </w:t>
      </w:r>
      <w:r w:rsidRPr="00B94D65">
        <w:rPr>
          <w:i/>
          <w:iCs/>
        </w:rPr>
        <w:t>Multimedia Tools and Applications</w:t>
      </w:r>
      <w:r>
        <w:t xml:space="preserve"> </w:t>
      </w:r>
      <w:r w:rsidRPr="00B94D65">
        <w:rPr>
          <w:b/>
          <w:bCs/>
        </w:rPr>
        <w:t>2023</w:t>
      </w:r>
      <w:r>
        <w:t xml:space="preserve">, </w:t>
      </w:r>
      <w:r w:rsidRPr="00B94D65">
        <w:rPr>
          <w:i/>
          <w:iCs/>
        </w:rPr>
        <w:t>82</w:t>
      </w:r>
      <w:r>
        <w:t>, 2, 2329–2348</w:t>
      </w:r>
      <w:r w:rsidR="008A0853">
        <w:t>.</w:t>
      </w:r>
    </w:p>
    <w:p w14:paraId="7BE9895D" w14:textId="77777777" w:rsidR="00D32C76" w:rsidRDefault="00D32C76" w:rsidP="00D32C76">
      <w:pPr>
        <w:pStyle w:val="MDPI81references"/>
        <w:numPr>
          <w:ilvl w:val="0"/>
          <w:numId w:val="4"/>
        </w:numPr>
        <w:ind w:left="425" w:hanging="425"/>
      </w:pPr>
      <w:r>
        <w:t>OroraTech. 2025. Official Website. Available online: https://ororatech.com/ (accessed on 9 January 2025).</w:t>
      </w:r>
    </w:p>
    <w:p w14:paraId="4947A986" w14:textId="77777777" w:rsidR="00D32C76" w:rsidRDefault="00D32C76" w:rsidP="00D32C76">
      <w:pPr>
        <w:pStyle w:val="MDPI81references"/>
        <w:numPr>
          <w:ilvl w:val="0"/>
          <w:numId w:val="4"/>
        </w:numPr>
        <w:ind w:left="425" w:hanging="425"/>
      </w:pPr>
      <w:r>
        <w:t>SuperSharp. 2025. Official Website. Available online: https://www.supersharp.space/ (accessed on 9 January 2025).</w:t>
      </w:r>
    </w:p>
    <w:p w14:paraId="5D3F5384" w14:textId="77777777" w:rsidR="00D32C76" w:rsidRDefault="00D32C76" w:rsidP="00D32C76">
      <w:pPr>
        <w:pStyle w:val="MDPI81references"/>
        <w:numPr>
          <w:ilvl w:val="0"/>
          <w:numId w:val="4"/>
        </w:numPr>
        <w:ind w:left="425" w:hanging="425"/>
      </w:pPr>
      <w:r>
        <w:t xml:space="preserve">Parry, I.; Hawker, G.; GomezJenkins, M.; Jennings, J.; Gonzalez, S.; Desborough, P.; Donaghy, J. Unfolding, Self-Aligning Thermal Space Telescopes for High-Resolution Earth Observations. </w:t>
      </w:r>
      <w:r w:rsidRPr="00B94D65">
        <w:rPr>
          <w:i/>
          <w:iCs/>
        </w:rPr>
        <w:t>In Proceedings of the International Workshop on High-Resolution Thermal EO; ESRIN, Frascati, May</w:t>
      </w:r>
      <w:r>
        <w:t xml:space="preserve"> </w:t>
      </w:r>
      <w:r w:rsidRPr="00B94D65">
        <w:rPr>
          <w:b/>
          <w:bCs/>
        </w:rPr>
        <w:t>2023</w:t>
      </w:r>
      <w:r>
        <w:t>.</w:t>
      </w:r>
    </w:p>
    <w:p w14:paraId="6173E6FD" w14:textId="77777777" w:rsidR="00D32C76" w:rsidRDefault="00D32C76" w:rsidP="00D32C76">
      <w:pPr>
        <w:pStyle w:val="MDPI81references"/>
        <w:numPr>
          <w:ilvl w:val="0"/>
          <w:numId w:val="4"/>
        </w:numPr>
        <w:ind w:left="425" w:hanging="425"/>
      </w:pPr>
      <w:r>
        <w:t xml:space="preserve">Basilio, R.R.; Hook, S.J.; Zoffoli, S.; Buongiorno, M.F. Surface Biology and Geology (SBG) Thermal Infrared (TIR) Free-Flyer Concept. </w:t>
      </w:r>
      <w:r w:rsidRPr="00B94D65">
        <w:rPr>
          <w:i/>
          <w:iCs/>
        </w:rPr>
        <w:t>In Proceedings of the 2022 IEEE Aerospace Conference (AERO); IEEE</w:t>
      </w:r>
      <w:r>
        <w:t xml:space="preserve">, </w:t>
      </w:r>
      <w:r w:rsidRPr="00B94D65">
        <w:rPr>
          <w:b/>
          <w:bCs/>
        </w:rPr>
        <w:t>2022</w:t>
      </w:r>
      <w:r>
        <w:t xml:space="preserve">, pp. 01–09. </w:t>
      </w:r>
      <w:r w:rsidRPr="00B94D65">
        <w:rPr>
          <w:i/>
          <w:iCs/>
        </w:rPr>
        <w:t>https://doi.org/10.1109/AERO53065.2022.9843745.</w:t>
      </w:r>
    </w:p>
    <w:p w14:paraId="3671514D" w14:textId="77777777" w:rsidR="00D32C76" w:rsidRDefault="00D32C76" w:rsidP="00D32C76">
      <w:pPr>
        <w:pStyle w:val="MDPI81references"/>
        <w:numPr>
          <w:ilvl w:val="0"/>
          <w:numId w:val="4"/>
        </w:numPr>
        <w:ind w:left="425" w:hanging="425"/>
      </w:pPr>
      <w:bookmarkStart w:id="120" w:name="_Ref223520457"/>
      <w:r>
        <w:t xml:space="preserve">Bernard, F.; Manolis, I.; Barat, I.; Bolea Alamañac, A.; Such Taboada, M.; Mingorance, P.; Ciapponi, A.; Cardone, T.; Fernandez Nunez, I.; Garcia, A.; et al. The Copernicus Land Surface Temperature Monitoring (LSTM) Mission: Design, Technology and Status. </w:t>
      </w:r>
      <w:r w:rsidRPr="00B94D65">
        <w:rPr>
          <w:i/>
          <w:iCs/>
        </w:rPr>
        <w:t>In Sensors, Systems, and Next-Generation Satellites XXVII; SPIE,</w:t>
      </w:r>
      <w:r>
        <w:t xml:space="preserve"> </w:t>
      </w:r>
      <w:r w:rsidRPr="00B94D65">
        <w:rPr>
          <w:b/>
          <w:bCs/>
        </w:rPr>
        <w:t>2023</w:t>
      </w:r>
      <w:r>
        <w:t xml:space="preserve">; </w:t>
      </w:r>
      <w:r w:rsidRPr="00B94D65">
        <w:rPr>
          <w:i/>
          <w:iCs/>
        </w:rPr>
        <w:t>Volume 12729</w:t>
      </w:r>
      <w:r>
        <w:t xml:space="preserve">, pp. 41–55. </w:t>
      </w:r>
      <w:r w:rsidRPr="00B94D65">
        <w:rPr>
          <w:i/>
          <w:iCs/>
        </w:rPr>
        <w:t>https://doi.org/10.1117/12.2628295.</w:t>
      </w:r>
      <w:bookmarkEnd w:id="120"/>
    </w:p>
    <w:bookmarkEnd w:id="119"/>
    <w:p w14:paraId="74CD5870" w14:textId="77777777" w:rsidR="007F761C" w:rsidRDefault="00D217C3" w:rsidP="00EE6C9D">
      <w:pPr>
        <w:pStyle w:val="MDPI63notes"/>
      </w:pPr>
      <w:r w:rsidRPr="00D217C3">
        <w:rPr>
          <w:b/>
        </w:rPr>
        <w:t>Disclaimer/Publisher’s Note:</w:t>
      </w:r>
      <w:r w:rsidRPr="00D217C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5859659B" w14:textId="77777777" w:rsidR="00A66AFD" w:rsidRDefault="00A66AFD" w:rsidP="00EE6C9D">
      <w:pPr>
        <w:pStyle w:val="MDPI63notes"/>
      </w:pPr>
    </w:p>
    <w:p w14:paraId="2685937F" w14:textId="66A161B8" w:rsidR="00A66AFD" w:rsidRDefault="00A66AFD" w:rsidP="00EE6C9D">
      <w:pPr>
        <w:pStyle w:val="MDPI63notes"/>
      </w:pPr>
    </w:p>
    <w:p w14:paraId="582EAE2D" w14:textId="77777777" w:rsidR="00A66AFD" w:rsidRDefault="00A66AFD">
      <w:pPr>
        <w:spacing w:line="240" w:lineRule="auto"/>
        <w:jc w:val="left"/>
        <w:rPr>
          <w:snapToGrid w:val="0"/>
          <w:sz w:val="18"/>
          <w:lang w:eastAsia="en-US" w:bidi="en-US"/>
        </w:rPr>
      </w:pPr>
      <w:r>
        <w:br w:type="page"/>
      </w:r>
    </w:p>
    <w:p w14:paraId="2C961C18" w14:textId="77777777" w:rsidR="00A66AFD" w:rsidRPr="00A66AFD" w:rsidRDefault="00A66AFD" w:rsidP="00A66AFD">
      <w:pPr>
        <w:pStyle w:val="MDPI63notes"/>
        <w:rPr>
          <w:b/>
          <w:bCs/>
          <w:rPrChange w:id="121" w:author="Geoffrey Hay" w:date="2025-10-09T19:32:00Z" w16du:dateUtc="2025-10-10T01:32:00Z">
            <w:rPr/>
          </w:rPrChange>
        </w:rPr>
      </w:pPr>
      <w:r w:rsidRPr="00A66AFD">
        <w:rPr>
          <w:b/>
          <w:bCs/>
          <w:rPrChange w:id="122" w:author="Geoffrey Hay" w:date="2025-10-09T19:32:00Z" w16du:dateUtc="2025-10-10T01:32:00Z">
            <w:rPr/>
          </w:rPrChange>
        </w:rPr>
        <w:lastRenderedPageBreak/>
        <w:t>ChatGPT info:</w:t>
      </w:r>
      <w:r w:rsidRPr="00A66AFD">
        <w:rPr>
          <w:b/>
          <w:bCs/>
          <w:rPrChange w:id="123" w:author="Geoffrey Hay" w:date="2025-10-09T19:32:00Z" w16du:dateUtc="2025-10-10T01:32:00Z">
            <w:rPr/>
          </w:rPrChange>
        </w:rPr>
        <w:br/>
      </w:r>
      <w:r w:rsidRPr="00A66AFD">
        <w:rPr>
          <w:b/>
          <w:bCs/>
          <w:rPrChange w:id="124" w:author="Geoffrey Hay" w:date="2025-10-09T19:32:00Z" w16du:dateUtc="2025-10-10T01:32:00Z">
            <w:rPr/>
          </w:rPrChange>
        </w:rPr>
        <w:br/>
      </w:r>
    </w:p>
    <w:p w14:paraId="15C07D5E" w14:textId="77777777" w:rsidR="00A66AFD" w:rsidRDefault="00A66AFD" w:rsidP="00A66AFD">
      <w:pPr>
        <w:pStyle w:val="MDPI63notes"/>
      </w:pPr>
      <w:r>
        <w:t>You said:</w:t>
      </w:r>
    </w:p>
    <w:p w14:paraId="14963EEA" w14:textId="77777777" w:rsidR="00A66AFD" w:rsidRDefault="00A66AFD" w:rsidP="00A66AFD">
      <w:pPr>
        <w:pStyle w:val="MDPI63notes"/>
      </w:pPr>
      <w:r w:rsidRPr="00A66AFD">
        <w:rPr>
          <w:highlight w:val="yellow"/>
          <w:rPrChange w:id="125" w:author="Geoffrey Hay" w:date="2025-10-09T19:32:00Z" w16du:dateUtc="2025-10-10T01:32:00Z">
            <w:rPr/>
          </w:rPrChange>
        </w:rPr>
        <w:t>what is the smallest size of drones that can be used to carry MWIR thermal sensors</w:t>
      </w:r>
    </w:p>
    <w:p w14:paraId="62F86096" w14:textId="77777777" w:rsidR="00A66AFD" w:rsidRDefault="00A66AFD" w:rsidP="00A66AFD">
      <w:pPr>
        <w:pStyle w:val="MDPI63notes"/>
      </w:pPr>
      <w:r>
        <w:t>ChatGPT said:</w:t>
      </w:r>
    </w:p>
    <w:p w14:paraId="6D9E4291" w14:textId="77777777" w:rsidR="00A66AFD" w:rsidRDefault="00A66AFD" w:rsidP="00A66AFD">
      <w:pPr>
        <w:pStyle w:val="MDPI63notes"/>
      </w:pPr>
      <w:r>
        <w:t>That’s a beautifully practical question — where physics meets airframe engineering.</w:t>
      </w:r>
    </w:p>
    <w:p w14:paraId="405BFBD7" w14:textId="750152B4" w:rsidR="00A66AFD" w:rsidRDefault="00A66AFD" w:rsidP="00A66AFD">
      <w:pPr>
        <w:pStyle w:val="MDPI63notes"/>
      </w:pPr>
      <w:r>
        <w:t>The smallest drones that can carry MWIR (mid-wave infrared, 3–5 µm) sensors are determined almost entirely by payload weight and power draw, since MWIR cameras need cooled detectors — typically using Stirling or Peltier cryocoolers — that make them much heavier and more power-hungry than uncooled LWIR microbolometers.</w:t>
      </w:r>
    </w:p>
    <w:p w14:paraId="5E0DF312" w14:textId="676DDEE5" w:rsidR="00A66AFD" w:rsidRDefault="00A66AFD" w:rsidP="00A66AFD">
      <w:pPr>
        <w:pStyle w:val="MDPI63notes"/>
      </w:pPr>
      <w:r>
        <w:t>Let’s unpack this systematically:</w:t>
      </w:r>
    </w:p>
    <w:p w14:paraId="33A72219" w14:textId="16BC3E37" w:rsidR="00A66AFD" w:rsidRDefault="00A66AFD" w:rsidP="00A66AFD">
      <w:pPr>
        <w:pStyle w:val="MDPI63notes"/>
      </w:pPr>
      <w:r>
        <w:t>1. Typical MWIR camera payloads:</w:t>
      </w:r>
    </w:p>
    <w:p w14:paraId="2DD3E223" w14:textId="77777777" w:rsidR="00A66AFD" w:rsidRDefault="00A66AFD" w:rsidP="00A66AFD">
      <w:pPr>
        <w:pStyle w:val="MDPI63notes"/>
      </w:pPr>
      <w:r>
        <w:t>Smallest industrial-grade MWIR sensors (e.g., Teledyne FLIR Neutrino LC, Leonardo DRS Tamarisk, Sierra-Olympic Vayu HD) weigh 250 – 800 g, and often draw 8–25 W.</w:t>
      </w:r>
    </w:p>
    <w:p w14:paraId="34973660" w14:textId="77777777" w:rsidR="00A66AFD" w:rsidRDefault="00A66AFD" w:rsidP="00A66AFD">
      <w:pPr>
        <w:pStyle w:val="MDPI63notes"/>
      </w:pPr>
      <w:r>
        <w:t>Their housings are compact (roughly 5–8 cm cubes), but you still have to include lens weight, gimbal, and vibration isolation. Once mounted and powered, you’re realistically at ~1.0–1.5 kg total payload.</w:t>
      </w:r>
    </w:p>
    <w:p w14:paraId="280DDCAA" w14:textId="77777777" w:rsidR="00A66AFD" w:rsidRDefault="00A66AFD" w:rsidP="00A66AFD">
      <w:pPr>
        <w:pStyle w:val="MDPI63notes"/>
      </w:pPr>
      <w:r>
        <w:t>2. Minimum viable drone class:</w:t>
      </w:r>
    </w:p>
    <w:p w14:paraId="36D72CCA" w14:textId="77777777" w:rsidR="00A66AFD" w:rsidRDefault="00A66AFD" w:rsidP="00A66AFD">
      <w:pPr>
        <w:pStyle w:val="MDPI63notes"/>
      </w:pPr>
      <w:r>
        <w:rPr>
          <w:rFonts w:hint="eastAsia"/>
        </w:rPr>
        <w:t>That payload pushes you out of micro-UAV territory (</w:t>
      </w:r>
      <w:r>
        <w:rPr>
          <w:rFonts w:hint="eastAsia"/>
        </w:rPr>
        <w:t>≤</w:t>
      </w:r>
      <w:r>
        <w:rPr>
          <w:rFonts w:hint="eastAsia"/>
        </w:rPr>
        <w:t xml:space="preserve"> 250 g) and into small UAVs (1</w:t>
      </w:r>
      <w:r>
        <w:rPr>
          <w:rFonts w:hint="eastAsia"/>
        </w:rPr>
        <w:t>–</w:t>
      </w:r>
      <w:r>
        <w:rPr>
          <w:rFonts w:hint="eastAsia"/>
        </w:rPr>
        <w:t>5 kg take-off weight).</w:t>
      </w:r>
    </w:p>
    <w:p w14:paraId="77DE22B6" w14:textId="77777777" w:rsidR="00A66AFD" w:rsidRDefault="00A66AFD" w:rsidP="00A66AFD">
      <w:pPr>
        <w:pStyle w:val="MDPI63notes"/>
      </w:pPr>
      <w:r>
        <w:t>In practice, the DJI Matrice 300/350 RTK, Freefly Alta X, or custom carbon-frame hexacopters are common hosts.</w:t>
      </w:r>
    </w:p>
    <w:p w14:paraId="1FE69E73" w14:textId="77777777" w:rsidR="00A66AFD" w:rsidRDefault="00A66AFD" w:rsidP="00A66AFD">
      <w:pPr>
        <w:pStyle w:val="MDPI63notes"/>
      </w:pPr>
      <w:r>
        <w:t>The smallest reliable option proven to lift MWIR cameras is typically a quadrotor in the 3–5 kg take-off range, with 30–40 min flight time and 1–2 kg payload capacity.</w:t>
      </w:r>
    </w:p>
    <w:p w14:paraId="6D595EB1" w14:textId="77777777" w:rsidR="00A66AFD" w:rsidRDefault="00A66AFD" w:rsidP="00A66AFD">
      <w:pPr>
        <w:pStyle w:val="MDPI63notes"/>
      </w:pPr>
      <w:r>
        <w:t>3. Experimental “micro-MWIR” options:</w:t>
      </w:r>
    </w:p>
    <w:p w14:paraId="18929FFE" w14:textId="77777777" w:rsidR="00A66AFD" w:rsidRDefault="00A66AFD" w:rsidP="00A66AFD">
      <w:pPr>
        <w:pStyle w:val="MDPI63notes"/>
      </w:pPr>
      <w:r>
        <w:t>A few emerging uncooled or mini-cooled MWIR cores (e.g., FLIR Neutrino SWaP-C, Infratec ImageIR OEM modules) drop below 200 g, though still require external power and active cooling. These could, in theory, be flown on a 1–2 kg micro-quad (like a modified DJI Mavic 3 Multispectral class), but only with stripped-down batteries and shortened flight times.</w:t>
      </w:r>
    </w:p>
    <w:p w14:paraId="4C109822" w14:textId="77777777" w:rsidR="00A66AFD" w:rsidRDefault="00A66AFD" w:rsidP="00A66AFD">
      <w:pPr>
        <w:pStyle w:val="MDPI63notes"/>
      </w:pPr>
      <w:r>
        <w:t>Realistically, anything smaller than ~2 kg take-off weight struggles to handle both the power and vibration stability for cooled MWIR imaging.</w:t>
      </w:r>
    </w:p>
    <w:p w14:paraId="33A9276B" w14:textId="77777777" w:rsidR="00A66AFD" w:rsidRDefault="00A66AFD" w:rsidP="00A66AFD">
      <w:pPr>
        <w:pStyle w:val="MDPI63notes"/>
      </w:pPr>
      <w:r>
        <w:t>4. Bottom line:</w:t>
      </w:r>
    </w:p>
    <w:p w14:paraId="7B5A1041" w14:textId="77777777" w:rsidR="00A66AFD" w:rsidRDefault="00A66AFD" w:rsidP="00A66AFD">
      <w:pPr>
        <w:pStyle w:val="MDPI63notes"/>
      </w:pPr>
      <w:r w:rsidRPr="00A66AFD">
        <w:rPr>
          <w:highlight w:val="yellow"/>
          <w:rPrChange w:id="126" w:author="Geoffrey Hay" w:date="2025-10-09T19:33:00Z" w16du:dateUtc="2025-10-10T01:33:00Z">
            <w:rPr/>
          </w:rPrChange>
        </w:rPr>
        <w:t>The smallest drones that can reliably carry and operate an MWIR sensor are custom or commercial quadrotors/hexacopters with 1–2 kg payload capacity, translating to 3–5 kg total mass</w:t>
      </w:r>
      <w:r>
        <w:t>.</w:t>
      </w:r>
    </w:p>
    <w:p w14:paraId="492E8C64" w14:textId="77777777" w:rsidR="00A66AFD" w:rsidRDefault="00A66AFD" w:rsidP="00A66AFD">
      <w:pPr>
        <w:pStyle w:val="MDPI63notes"/>
      </w:pPr>
      <w:r>
        <w:t>If you’re thinking of mapping applications (like rooftop heat loss, where MyHEAT’s legacy datasets were LWIR-based), there’s an important trade-off: MWIR offers better signal-to-noise under certain atmospheric windows, but you pay heavily in logistics, power, and cost.</w:t>
      </w:r>
    </w:p>
    <w:p w14:paraId="24E45519" w14:textId="19CCBF0F" w:rsidR="00A66AFD" w:rsidRPr="00D217C3" w:rsidRDefault="00A66AFD" w:rsidP="00A66AFD">
      <w:pPr>
        <w:pStyle w:val="MDPI63notes"/>
      </w:pPr>
      <w:r>
        <w:lastRenderedPageBreak/>
        <w:t>Would you like me to list current lightweight MWIR cores (by brand, mass, and power draw) that are realistically compatible with sub-5 kg drones? That would make the practical boundaries clear.</w:t>
      </w:r>
    </w:p>
    <w:sectPr w:rsidR="00A66AFD" w:rsidRPr="00D217C3" w:rsidSect="00EE6C9D">
      <w:headerReference w:type="even" r:id="rId24"/>
      <w:headerReference w:type="default" r:id="rId25"/>
      <w:footerReference w:type="default" r:id="rId26"/>
      <w:headerReference w:type="first" r:id="rId27"/>
      <w:footerReference w:type="first" r:id="rId2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offrey Hay" w:date="2025-12-17T13:20:00Z" w:initials="GH">
    <w:p w14:paraId="39440D44" w14:textId="77777777" w:rsidR="008F4854" w:rsidRDefault="008F4854" w:rsidP="008F4854">
      <w:pPr>
        <w:jc w:val="left"/>
      </w:pPr>
      <w:r>
        <w:rPr>
          <w:rStyle w:val="CommentReference"/>
        </w:rPr>
        <w:annotationRef/>
      </w:r>
      <w:r>
        <w:t>Be sure to include your new ideas on Physics based learning and Vision models for converting images directly into quantified results that we spoke about in early Dec.</w:t>
      </w:r>
    </w:p>
  </w:comment>
  <w:comment w:id="23" w:author="Geoffrey Hay" w:date="2025-12-29T17:38:00Z" w:initials="GH">
    <w:p w14:paraId="668B5CC3" w14:textId="77777777" w:rsidR="000B3DFB" w:rsidRDefault="000B3DFB" w:rsidP="000B3DFB">
      <w:pPr>
        <w:jc w:val="left"/>
      </w:pPr>
      <w:r>
        <w:rPr>
          <w:rStyle w:val="CommentReference"/>
        </w:rPr>
        <w:annotationRef/>
      </w:r>
      <w:r>
        <w:rPr>
          <w:highlight w:val="yellow"/>
        </w:rPr>
        <w:t>You talk about 120m spatial res on Landsat  - which was in operation for nearly 29 years,  but in your table you note Landsat 7 at 60m - which also had an exceptionally long lifetime of just over 26 years</w:t>
      </w:r>
      <w:r>
        <w:t>.  Please be consistent.</w:t>
      </w:r>
    </w:p>
  </w:comment>
  <w:comment w:id="26" w:author="Geoffrey Hay" w:date="2025-12-29T17:43:00Z" w:initials="GH">
    <w:p w14:paraId="1CE13120" w14:textId="77777777" w:rsidR="000B3DFB" w:rsidRDefault="000B3DFB" w:rsidP="000B3DFB">
      <w:pPr>
        <w:jc w:val="left"/>
      </w:pPr>
      <w:r>
        <w:rPr>
          <w:rStyle w:val="CommentReference"/>
        </w:rPr>
        <w:annotationRef/>
      </w:r>
      <w:r>
        <w:t>I think its important that the sensors in your table are also those that you describe more fully in the text. Otherwise the table has sensors that we have not heard of. Please be consistent. Additonally its important to note that Landsat 5 and 7 flew for 29 and 36 years and that ETM+ was quite revolutionary for its time. This should somehow be in your text. otherwise there is a disconnect and a reviewer will ask why are you including the list of sensors/platforms but not describing them before hand. This is pretty important to resolve before submission.</w:t>
      </w:r>
    </w:p>
  </w:comment>
  <w:comment w:id="32" w:author="Geoffrey Hay" w:date="2025-12-29T17:21:00Z" w:initials="GH">
    <w:p w14:paraId="1D4B95DC" w14:textId="449F6073" w:rsidR="000B3DFB" w:rsidRDefault="00C4366E" w:rsidP="000B3DFB">
      <w:pPr>
        <w:jc w:val="left"/>
      </w:pPr>
      <w:r>
        <w:rPr>
          <w:rStyle w:val="CommentReference"/>
        </w:rPr>
        <w:annotationRef/>
      </w:r>
      <w:r w:rsidR="000B3DFB">
        <w:t>It is not clear that the order of your sensors is based on time. If someone just looked at the table, they would not be able to know what the order means, or what dates were the sensors launched. I suggest putting the year of the sensor somewhere like under the TIR instrument name in brackets and being consistent with all the other tables unless specified in the description. Consistency is important, and each table needs to be able to stand alone without reading the text. Where necessary, this means duplication of dates.</w:t>
      </w:r>
    </w:p>
  </w:comment>
  <w:comment w:id="33" w:author="Geoffrey Hay" w:date="2025-12-29T17:29:00Z" w:initials="GH">
    <w:p w14:paraId="1AE18E48" w14:textId="3824678C" w:rsidR="00191882" w:rsidRDefault="00191882" w:rsidP="00191882">
      <w:pPr>
        <w:jc w:val="left"/>
      </w:pPr>
      <w:r>
        <w:rPr>
          <w:rStyle w:val="CommentReference"/>
        </w:rPr>
        <w:annotationRef/>
      </w:r>
      <w:r>
        <w:t>Simplify - please simplify all table applications where possible.</w:t>
      </w:r>
    </w:p>
  </w:comment>
  <w:comment w:id="34" w:author="Geoffrey Hay" w:date="2025-12-29T17:32:00Z" w:initials="GH">
    <w:p w14:paraId="0D28AD90" w14:textId="77777777" w:rsidR="00191882" w:rsidRDefault="00191882" w:rsidP="00191882">
      <w:pPr>
        <w:jc w:val="left"/>
      </w:pPr>
      <w:r>
        <w:rPr>
          <w:rStyle w:val="CommentReference"/>
        </w:rPr>
        <w:annotationRef/>
      </w:r>
      <w:r>
        <w:rPr>
          <w:highlight w:val="yellow"/>
        </w:rPr>
        <w:t>Please be consistent with how these are noted.</w:t>
      </w:r>
      <w:r>
        <w:t xml:space="preserve"> I suggest putting them all in alphabetical order from A-Z. Please do for all tables to maintain consistency.</w:t>
      </w:r>
    </w:p>
  </w:comment>
  <w:comment w:id="35" w:author="Geoffrey Hay" w:date="2025-12-29T17:33:00Z" w:initials="GH">
    <w:p w14:paraId="4A8259E1" w14:textId="77777777" w:rsidR="00191882" w:rsidRDefault="00191882" w:rsidP="00191882">
      <w:pPr>
        <w:jc w:val="left"/>
      </w:pPr>
      <w:r>
        <w:rPr>
          <w:rStyle w:val="CommentReference"/>
        </w:rPr>
        <w:annotationRef/>
      </w:r>
      <w:r>
        <w:t>You should likely define this sensor either in the text body or somewhere else. Otherwise there is no connection to this platform for the reader. It can be very brief.</w:t>
      </w:r>
    </w:p>
  </w:comment>
  <w:comment w:id="41" w:author="Geoffrey Hay" w:date="2025-12-29T17:51:00Z" w:initials="GH">
    <w:p w14:paraId="4EAAED85" w14:textId="77777777" w:rsidR="00756630" w:rsidRDefault="00756630" w:rsidP="00756630">
      <w:pPr>
        <w:jc w:val="left"/>
      </w:pPr>
      <w:r>
        <w:rPr>
          <w:rStyle w:val="CommentReference"/>
        </w:rPr>
        <w:annotationRef/>
      </w:r>
      <w:r>
        <w:rPr>
          <w:highlight w:val="yellow"/>
        </w:rPr>
        <w:t xml:space="preserve">Why is Landsat 7 here </w:t>
      </w:r>
      <w:r>
        <w:t>- this table is missing formating  (ie table name, etc) in my version of the paper and should be part of a larger table for the 1990s</w:t>
      </w:r>
    </w:p>
  </w:comment>
  <w:comment w:id="43" w:author="Geoffrey Hay" w:date="2025-12-29T17:45:00Z" w:initials="GH">
    <w:p w14:paraId="5B90768F" w14:textId="0F3D22DC" w:rsidR="000B3DFB" w:rsidRDefault="000B3DFB" w:rsidP="000B3DFB">
      <w:pPr>
        <w:jc w:val="left"/>
      </w:pPr>
      <w:r>
        <w:rPr>
          <w:rStyle w:val="CommentReference"/>
        </w:rPr>
        <w:annotationRef/>
      </w:r>
      <w:r>
        <w:t>you add revisit time here for ETM, but not for the other sensors. I suggest being consistent and doing with all sensors. You did in Table 1 with IR Meteor - 1 but not with the others. Consistency is key and it looks like you have space.</w:t>
      </w:r>
    </w:p>
    <w:p w14:paraId="2F50C964" w14:textId="77777777" w:rsidR="000B3DFB" w:rsidRDefault="000B3DFB" w:rsidP="000B3DFB">
      <w:pPr>
        <w:jc w:val="left"/>
      </w:pPr>
    </w:p>
  </w:comment>
  <w:comment w:id="44" w:author="Geoffrey Hay" w:date="2025-12-29T17:45:00Z" w:initials="GH">
    <w:p w14:paraId="68FDA835" w14:textId="77777777" w:rsidR="000B3DFB" w:rsidRDefault="000B3DFB" w:rsidP="000B3DFB">
      <w:pPr>
        <w:jc w:val="left"/>
      </w:pPr>
      <w:r>
        <w:rPr>
          <w:rStyle w:val="CommentReference"/>
        </w:rPr>
        <w:annotationRef/>
      </w:r>
      <w:r>
        <w:t>Simplify and use FIRE only once. Also put in alphabetical order.</w:t>
      </w:r>
    </w:p>
  </w:comment>
  <w:comment w:id="48" w:author="Geoffrey Hay" w:date="2025-12-29T17:49:00Z" w:initials="GH">
    <w:p w14:paraId="10E1A8FD" w14:textId="77777777" w:rsidR="00756630" w:rsidRDefault="00756630" w:rsidP="00756630">
      <w:pPr>
        <w:jc w:val="left"/>
      </w:pPr>
      <w:r>
        <w:rPr>
          <w:rStyle w:val="CommentReference"/>
        </w:rPr>
        <w:annotationRef/>
      </w:r>
      <w:r>
        <w:t>Please be consistent with a table for each time period. You are missing a table for the 1990's</w:t>
      </w:r>
    </w:p>
  </w:comment>
  <w:comment w:id="49" w:author="Geoffrey Hay" w:date="2025-12-29T17:52:00Z" w:initials="GH">
    <w:p w14:paraId="22DB43A3" w14:textId="77777777" w:rsidR="00452AFF" w:rsidRDefault="00452AFF" w:rsidP="00452AFF">
      <w:pPr>
        <w:jc w:val="left"/>
      </w:pPr>
      <w:r>
        <w:rPr>
          <w:rStyle w:val="CommentReference"/>
        </w:rPr>
        <w:annotationRef/>
      </w:r>
      <w:r>
        <w:t>Acronyms described for all please</w:t>
      </w:r>
    </w:p>
  </w:comment>
  <w:comment w:id="51" w:author="Geoffrey Hay" w:date="2025-12-29T17:57:00Z" w:initials="GH">
    <w:p w14:paraId="1CDF6BD8" w14:textId="77777777" w:rsidR="00B13F62" w:rsidRDefault="00B13F62" w:rsidP="00B13F62">
      <w:pPr>
        <w:jc w:val="left"/>
      </w:pPr>
      <w:r>
        <w:rPr>
          <w:rStyle w:val="CommentReference"/>
        </w:rPr>
        <w:annotationRef/>
      </w:r>
      <w:r>
        <w:t>You have launch dates for ERS - What date are these sensors? This should be in a table and the text.</w:t>
      </w:r>
    </w:p>
  </w:comment>
  <w:comment w:id="55" w:author="Geoffrey Hay" w:date="2025-12-29T17:54:00Z" w:initials="GH">
    <w:p w14:paraId="4288E7C5" w14:textId="576E151C" w:rsidR="0061069A" w:rsidRDefault="0061069A" w:rsidP="0061069A">
      <w:pPr>
        <w:jc w:val="left"/>
      </w:pPr>
      <w:r>
        <w:rPr>
          <w:rStyle w:val="CommentReference"/>
        </w:rPr>
        <w:annotationRef/>
      </w:r>
      <w:r>
        <w:t xml:space="preserve">Landsat 7 table is missing and should include some of the other important sensors you note in your description - especially as it relates to thermal capabilities. </w:t>
      </w:r>
      <w:r>
        <w:rPr>
          <w:highlight w:val="yellow"/>
        </w:rPr>
        <w:t>It would be interesting to compare the FY series with the ERS series and the Meteor series.</w:t>
      </w:r>
    </w:p>
  </w:comment>
  <w:comment w:id="57" w:author="Geoffrey Hay" w:date="2025-12-29T17:57:00Z" w:initials="GH">
    <w:p w14:paraId="7E394EFE" w14:textId="77777777" w:rsidR="00B13F62" w:rsidRDefault="00B13F62" w:rsidP="00B13F62">
      <w:pPr>
        <w:jc w:val="left"/>
      </w:pPr>
      <w:r>
        <w:rPr>
          <w:rStyle w:val="CommentReference"/>
        </w:rPr>
        <w:annotationRef/>
      </w:r>
      <w:r>
        <w:t>You have launch dates for ERS  - What date are these sensors? This should be in a table and the text.</w:t>
      </w:r>
    </w:p>
  </w:comment>
  <w:comment w:id="62" w:author="Geoffrey Hay" w:date="2025-06-28T21:08:00Z" w:initials="GH">
    <w:p w14:paraId="6AD889F4" w14:textId="0B8BCF87" w:rsidR="00251900" w:rsidRDefault="00251900" w:rsidP="00251900">
      <w:pPr>
        <w:jc w:val="left"/>
      </w:pPr>
      <w:r>
        <w:rPr>
          <w:rStyle w:val="CommentReference"/>
        </w:rPr>
        <w:annotationRef/>
      </w:r>
      <w:r>
        <w:t>full name before Acronym</w:t>
      </w:r>
    </w:p>
  </w:comment>
  <w:comment w:id="60" w:author="Geoffrey Hay" w:date="2025-12-29T18:15:00Z" w:initials="GH">
    <w:p w14:paraId="2103D775" w14:textId="77777777" w:rsidR="00E2193E" w:rsidRDefault="00E2193E" w:rsidP="00E2193E">
      <w:pPr>
        <w:jc w:val="left"/>
      </w:pPr>
      <w:r>
        <w:rPr>
          <w:rStyle w:val="CommentReference"/>
        </w:rPr>
        <w:annotationRef/>
      </w:r>
      <w:r>
        <w:t>It would be useful to have a brief table showing the details of these thermal sensors - especially their spatial resolution as you have noted but not defined. For example - here is a web search:</w:t>
      </w:r>
    </w:p>
    <w:p w14:paraId="2B6D7973" w14:textId="77777777" w:rsidR="00E2193E" w:rsidRDefault="00E2193E" w:rsidP="00E2193E">
      <w:pPr>
        <w:jc w:val="left"/>
      </w:pPr>
    </w:p>
    <w:p w14:paraId="21D8F15E" w14:textId="77777777" w:rsidR="00E2193E" w:rsidRDefault="00E2193E" w:rsidP="00E2193E">
      <w:pPr>
        <w:jc w:val="left"/>
      </w:pPr>
      <w:r>
        <w:t xml:space="preserve">The spatial resolution for MASTER, HyTES, and TABI thermal sensors is variable and dependent on the aircraft's flight altitude. </w:t>
      </w:r>
    </w:p>
    <w:p w14:paraId="1AB06CA8" w14:textId="77777777" w:rsidR="00E2193E" w:rsidRDefault="00E2193E" w:rsidP="00E2193E">
      <w:pPr>
        <w:jc w:val="left"/>
      </w:pPr>
    </w:p>
    <w:p w14:paraId="7D4523C6" w14:textId="77777777" w:rsidR="00E2193E" w:rsidRDefault="00E2193E" w:rsidP="00E2193E">
      <w:pPr>
        <w:jc w:val="left"/>
      </w:pPr>
      <w:r>
        <w:t>MASTER (MODIS/ASTER Airborne Simulator): Provides a pixel resolution of 5 to 50 meters. Higher altitudes result in larger pixel sizes (e.g., ~50 m from a NASA ER-2 aircraft), while lower altitudes allow for finer resolutions (e.g., 5-25 m from a B200 aircraft).</w:t>
      </w:r>
    </w:p>
    <w:p w14:paraId="607A4C5A" w14:textId="77777777" w:rsidR="00E2193E" w:rsidRDefault="00E2193E" w:rsidP="00E2193E">
      <w:pPr>
        <w:jc w:val="left"/>
      </w:pPr>
    </w:p>
    <w:p w14:paraId="4ED0086A" w14:textId="77777777" w:rsidR="00E2193E" w:rsidRDefault="00E2193E" w:rsidP="00E2193E">
      <w:pPr>
        <w:jc w:val="left"/>
      </w:pPr>
      <w:r>
        <w:t>HyTES (Hyperspectral Thermal Emission Spectrometer): Has an instantaneous field of view (IFOV) of approximately 1.7 meters to 34 meters, depending on whether it is flown on a low-altitude Twin Otter or a high-altitude ER-2 aircraft. The sensor has 512 pixels cross-track.</w:t>
      </w:r>
    </w:p>
    <w:p w14:paraId="1DDF9DAE" w14:textId="77777777" w:rsidR="00E2193E" w:rsidRDefault="00E2193E" w:rsidP="00E2193E">
      <w:pPr>
        <w:jc w:val="left"/>
      </w:pPr>
    </w:p>
    <w:p w14:paraId="74B67BF9" w14:textId="77777777" w:rsidR="00E2193E" w:rsidRDefault="00E2193E" w:rsidP="00E2193E">
      <w:pPr>
        <w:jc w:val="left"/>
      </w:pPr>
      <w:r>
        <w:t xml:space="preserve">TABI (Thermal Airborne Broadband Imager): Offers very high-resolution capabilities, with possible resolutions ranging from 10 cm to 1.25 m from fixed-wing aircraft. The specific resolution depends heavily on the flight altitude and speed, with finer resolutions (as small as 6 cm) possible from helicopter platforms. </w:t>
      </w:r>
    </w:p>
  </w:comment>
  <w:comment w:id="69" w:author="Geoffrey Hay" w:date="2025-12-29T18:23:00Z" w:initials="GH">
    <w:p w14:paraId="5DC63D30" w14:textId="77777777" w:rsidR="00704DA7" w:rsidRDefault="00704DA7" w:rsidP="00704DA7">
      <w:pPr>
        <w:jc w:val="left"/>
      </w:pPr>
      <w:r>
        <w:rPr>
          <w:rStyle w:val="CommentReference"/>
        </w:rPr>
        <w:annotationRef/>
      </w:r>
      <w:r>
        <w:t>Reference: chrome-extension://efaidnbmnnnibpcajpcglclefindmkaj/https://www.itres.com/wp-content/uploads/2019/09/TASI600.pdf</w:t>
      </w:r>
    </w:p>
  </w:comment>
  <w:comment w:id="73" w:author="Geoffrey Hay" w:date="2025-12-29T18:21:00Z" w:initials="GH">
    <w:p w14:paraId="00340EC8" w14:textId="6830C334" w:rsidR="00704DA7" w:rsidRDefault="00704DA7" w:rsidP="00704DA7">
      <w:pPr>
        <w:jc w:val="left"/>
      </w:pPr>
      <w:r>
        <w:rPr>
          <w:rStyle w:val="CommentReference"/>
        </w:rPr>
        <w:annotationRef/>
      </w:r>
      <w:r>
        <w:t>Reference: chrome-extension://efaidnbmnnnibpcajpcglclefindmkaj/https://www.itres.com/wp-content/uploads/2019/09/MASI600.pdf</w:t>
      </w:r>
    </w:p>
    <w:p w14:paraId="3D4C0D1C" w14:textId="77777777" w:rsidR="00704DA7" w:rsidRDefault="00704DA7" w:rsidP="00704DA7">
      <w:pPr>
        <w:jc w:val="left"/>
      </w:pPr>
    </w:p>
  </w:comment>
  <w:comment w:id="76" w:author="Geoffrey Hay" w:date="2025-12-29T18:32:00Z" w:initials="GH">
    <w:p w14:paraId="3D7EB259" w14:textId="77777777" w:rsidR="00E27024" w:rsidRDefault="00E27024" w:rsidP="00E27024">
      <w:pPr>
        <w:jc w:val="left"/>
      </w:pPr>
      <w:r>
        <w:rPr>
          <w:rStyle w:val="CommentReference"/>
        </w:rPr>
        <w:annotationRef/>
      </w:r>
      <w:r>
        <w:t xml:space="preserve">Please be more specific - this is very general, what does this reference refer to? </w:t>
      </w:r>
    </w:p>
  </w:comment>
  <w:comment w:id="77" w:author="Geoffrey Hay" w:date="2025-12-29T18:41:00Z" w:initials="GH">
    <w:p w14:paraId="281BC12E" w14:textId="77777777" w:rsidR="005D73E5" w:rsidRDefault="009D4CA1" w:rsidP="005D73E5">
      <w:pPr>
        <w:jc w:val="left"/>
      </w:pPr>
      <w:r>
        <w:rPr>
          <w:rStyle w:val="CommentReference"/>
        </w:rPr>
        <w:annotationRef/>
      </w:r>
      <w:r w:rsidR="005D73E5">
        <w:t xml:space="preserve">(Q) What kind of spatial resolution is this Sensor? </w:t>
      </w:r>
    </w:p>
    <w:p w14:paraId="4BCEDB66" w14:textId="77777777" w:rsidR="005D73E5" w:rsidRDefault="005D73E5" w:rsidP="005D73E5">
      <w:pPr>
        <w:jc w:val="left"/>
      </w:pPr>
    </w:p>
    <w:p w14:paraId="59C3C227" w14:textId="77777777" w:rsidR="005D73E5" w:rsidRDefault="005D73E5" w:rsidP="005D73E5">
      <w:pPr>
        <w:jc w:val="left"/>
      </w:pPr>
      <w:r>
        <w:t>(A) - 38m x 69m - resampled to 70m, with a 400km swath - degrading at edges?</w:t>
      </w:r>
    </w:p>
    <w:p w14:paraId="45FC33CD" w14:textId="77777777" w:rsidR="005D73E5" w:rsidRDefault="005D73E5" w:rsidP="005D73E5">
      <w:pPr>
        <w:jc w:val="left"/>
      </w:pPr>
    </w:p>
    <w:p w14:paraId="775C0CF2" w14:textId="77777777" w:rsidR="005D73E5" w:rsidRDefault="005D73E5" w:rsidP="005D73E5">
      <w:pPr>
        <w:jc w:val="left"/>
      </w:pPr>
      <w:r>
        <w:t xml:space="preserve"> I suggest you need to be more consistent regarding the metrics you define and assess. Some sensors have spatial/thermal resolution while others do not .</w:t>
      </w:r>
    </w:p>
    <w:p w14:paraId="1F605789" w14:textId="77777777" w:rsidR="005D73E5" w:rsidRDefault="005D73E5" w:rsidP="005D73E5">
      <w:pPr>
        <w:jc w:val="left"/>
      </w:pPr>
    </w:p>
  </w:comment>
  <w:comment w:id="78" w:author="Geoffrey Hay" w:date="2025-12-29T19:58:00Z" w:initials="GH">
    <w:p w14:paraId="54C23094" w14:textId="77777777" w:rsidR="00CC28D8" w:rsidRDefault="00CC28D8" w:rsidP="00CC28D8">
      <w:pPr>
        <w:jc w:val="left"/>
      </w:pPr>
      <w:r>
        <w:rPr>
          <w:rStyle w:val="CommentReference"/>
        </w:rPr>
        <w:annotationRef/>
      </w:r>
      <w:r>
        <w:t>at what spatial, temporal and spectral resolutions?</w:t>
      </w:r>
    </w:p>
  </w:comment>
  <w:comment w:id="81" w:author="Geoffrey Hay" w:date="2025-12-29T20:02:00Z" w:initials="GH">
    <w:p w14:paraId="6D935405" w14:textId="77777777" w:rsidR="000236A9" w:rsidRDefault="000236A9" w:rsidP="000236A9">
      <w:pPr>
        <w:jc w:val="left"/>
      </w:pPr>
      <w:r>
        <w:rPr>
          <w:rStyle w:val="CommentReference"/>
        </w:rPr>
        <w:annotationRef/>
      </w:r>
      <w:r>
        <w:t xml:space="preserve">This does not seem like the correct reference here. Please check </w:t>
      </w:r>
    </w:p>
  </w:comment>
  <w:comment w:id="83" w:author="Geoffrey Hay" w:date="2025-12-29T20:04:00Z" w:initials="GH">
    <w:p w14:paraId="041A49EC" w14:textId="77777777" w:rsidR="008C32CA" w:rsidRDefault="008C32CA" w:rsidP="008C32CA">
      <w:pPr>
        <w:jc w:val="left"/>
      </w:pPr>
      <w:r>
        <w:rPr>
          <w:rStyle w:val="CommentReference"/>
        </w:rPr>
        <w:annotationRef/>
      </w:r>
      <w:r>
        <w:t>This is very confusing. Frequency of use? Is this in days, or weeks, and what do the different colors mean. Use for what?  This information is missing- please update and explicitly describe.</w:t>
      </w:r>
    </w:p>
    <w:p w14:paraId="1D770DEE" w14:textId="77777777" w:rsidR="008C32CA" w:rsidRDefault="008C32CA" w:rsidP="008C32CA">
      <w:pPr>
        <w:jc w:val="left"/>
      </w:pPr>
    </w:p>
  </w:comment>
  <w:comment w:id="84" w:author="Geoffrey Hay" w:date="2025-12-29T20:29:00Z" w:initials="GH">
    <w:p w14:paraId="255F8430" w14:textId="77777777" w:rsidR="000B03F2" w:rsidRDefault="000B03F2" w:rsidP="000B03F2">
      <w:pPr>
        <w:jc w:val="left"/>
      </w:pPr>
      <w:r>
        <w:rPr>
          <w:rStyle w:val="CommentReference"/>
        </w:rPr>
        <w:annotationRef/>
      </w:r>
      <w:r>
        <w:t>lots of information here, and hard to see. I suggest you include some faint lines (rows) separating the text with the satellite for improved readability</w:t>
      </w:r>
    </w:p>
  </w:comment>
  <w:comment w:id="91" w:author="Geoffrey Hay" w:date="2025-12-29T20:18:00Z" w:initials="GH">
    <w:p w14:paraId="50916728" w14:textId="6D83A2EE" w:rsidR="00BD4028" w:rsidRDefault="00BD4028" w:rsidP="00BD4028">
      <w:pPr>
        <w:jc w:val="left"/>
      </w:pPr>
      <w:r>
        <w:rPr>
          <w:rStyle w:val="CommentReference"/>
        </w:rPr>
        <w:annotationRef/>
      </w:r>
      <w:r>
        <w:t>Good. Here you have included the year. Please make this update in your other tables.</w:t>
      </w:r>
    </w:p>
  </w:comment>
  <w:comment w:id="93" w:author="Geoffrey Hay" w:date="2025-12-29T20:21:00Z" w:initials="GH">
    <w:p w14:paraId="2DB17A40" w14:textId="77777777" w:rsidR="00BD4028" w:rsidRDefault="00BD4028" w:rsidP="00BD4028">
      <w:pPr>
        <w:jc w:val="left"/>
      </w:pPr>
      <w:r>
        <w:rPr>
          <w:rStyle w:val="CommentReference"/>
        </w:rPr>
        <w:annotationRef/>
      </w:r>
      <w:r>
        <w:t>I see no information about this sensor - maybe Im missing it, but you should be consistent and include what platform it is on. Why do you say 2003 when you also say it is from 2002-2007?</w:t>
      </w:r>
    </w:p>
  </w:comment>
  <w:comment w:id="95" w:author="Geoffrey Hay" w:date="2025-12-29T20:31:00Z" w:initials="GH">
    <w:p w14:paraId="040BF3B7" w14:textId="77777777" w:rsidR="000B03F2" w:rsidRDefault="000B03F2" w:rsidP="000B03F2">
      <w:pPr>
        <w:jc w:val="left"/>
      </w:pPr>
      <w:r>
        <w:rPr>
          <w:rStyle w:val="CommentReference"/>
        </w:rPr>
        <w:annotationRef/>
      </w:r>
      <w:r>
        <w:t>hard to tell which sensor this info is linked with.</w:t>
      </w:r>
    </w:p>
  </w:comment>
  <w:comment w:id="98" w:author="Geoffrey Hay" w:date="2025-12-29T20:32:00Z" w:initials="GH">
    <w:p w14:paraId="2FE6DDA1" w14:textId="77777777" w:rsidR="000B03F2" w:rsidRDefault="000B03F2" w:rsidP="000B03F2">
      <w:pPr>
        <w:jc w:val="left"/>
      </w:pPr>
      <w:r>
        <w:rPr>
          <w:rStyle w:val="CommentReference"/>
        </w:rPr>
        <w:annotationRef/>
      </w:r>
      <w:r>
        <w:t>What are the colours related to?</w:t>
      </w:r>
    </w:p>
  </w:comment>
  <w:comment w:id="99" w:author="Geoffrey Hay" w:date="2025-12-29T20:35:00Z" w:initials="GH">
    <w:p w14:paraId="3D8F8045" w14:textId="1E722358" w:rsidR="00F136E0" w:rsidRDefault="00F33638" w:rsidP="00F136E0">
      <w:pPr>
        <w:jc w:val="left"/>
      </w:pPr>
      <w:r>
        <w:rPr>
          <w:rStyle w:val="CommentReference"/>
        </w:rPr>
        <w:annotationRef/>
      </w:r>
      <w:r w:rsidR="00F136E0">
        <w:t xml:space="preserve">this is confusing. you likely only need LWIR. Though </w:t>
      </w:r>
      <w:r w:rsidR="00F136E0">
        <w:rPr>
          <w:highlight w:val="yellow"/>
        </w:rPr>
        <w:t>it may be good to include an image early in the paper showing where all the different frequencies sit ie. IR, TIR, LWIR, SWIR, Etc..</w:t>
      </w:r>
    </w:p>
    <w:p w14:paraId="40E74760" w14:textId="77777777" w:rsidR="00F136E0" w:rsidRDefault="00F136E0" w:rsidP="00F136E0">
      <w:pPr>
        <w:jc w:val="left"/>
      </w:pPr>
    </w:p>
  </w:comment>
  <w:comment w:id="102" w:author="Geoffrey Hay" w:date="2025-12-29T20:41:00Z" w:initials="GH">
    <w:p w14:paraId="161C8CA4" w14:textId="77777777" w:rsidR="00613A4A" w:rsidRDefault="00613A4A" w:rsidP="00613A4A">
      <w:pPr>
        <w:jc w:val="left"/>
      </w:pPr>
      <w:r>
        <w:rPr>
          <w:rStyle w:val="CommentReference"/>
        </w:rPr>
        <w:annotationRef/>
      </w:r>
      <w:r>
        <w:t>what is the swath width of such technology?</w:t>
      </w:r>
    </w:p>
  </w:comment>
  <w:comment w:id="103" w:author="Geoffrey Hay" w:date="2025-12-29T20:46:00Z" w:initials="GH">
    <w:p w14:paraId="4C9E7752" w14:textId="77777777" w:rsidR="009C6EB1" w:rsidRDefault="009C6EB1" w:rsidP="009C6EB1">
      <w:pPr>
        <w:jc w:val="left"/>
      </w:pPr>
      <w:r>
        <w:rPr>
          <w:rStyle w:val="CommentReference"/>
        </w:rPr>
        <w:annotationRef/>
      </w:r>
      <w:hyperlink r:id="rId1" w:history="1">
        <w:r w:rsidRPr="008F636E">
          <w:rPr>
            <w:rStyle w:val="Hyperlink"/>
          </w:rPr>
          <w:t>https://www.urbansky.com/data</w:t>
        </w:r>
      </w:hyperlink>
    </w:p>
    <w:p w14:paraId="76547301" w14:textId="77777777" w:rsidR="009C6EB1" w:rsidRDefault="009C6EB1" w:rsidP="009C6EB1">
      <w:pPr>
        <w:jc w:val="left"/>
      </w:pPr>
    </w:p>
    <w:p w14:paraId="3DEDE01F" w14:textId="77777777" w:rsidR="009C6EB1" w:rsidRDefault="009C6EB1" w:rsidP="009C6EB1">
      <w:pPr>
        <w:jc w:val="left"/>
      </w:pPr>
      <w:r>
        <w:t>Google search: (Q) what is the swath width and spatial resolution of UrbanSky’s micro-balloon RGB and LWIR sensors.</w:t>
      </w:r>
    </w:p>
  </w:comment>
  <w:comment w:id="104" w:author="Geoffrey Hay" w:date="2025-12-29T21:19:00Z" w:initials="GH">
    <w:p w14:paraId="3205F3F8" w14:textId="77777777" w:rsidR="00EA26B4" w:rsidRDefault="00EA26B4" w:rsidP="00EA26B4">
      <w:pPr>
        <w:jc w:val="left"/>
      </w:pPr>
      <w:r>
        <w:rPr>
          <w:rStyle w:val="CommentReference"/>
        </w:rPr>
        <w:annotationRef/>
      </w:r>
      <w:r>
        <w:t xml:space="preserve">Alao consider - Image fusion methods: </w:t>
      </w:r>
    </w:p>
    <w:p w14:paraId="296D4A09" w14:textId="77777777" w:rsidR="00EA26B4" w:rsidRDefault="00EA26B4" w:rsidP="00EA26B4">
      <w:pPr>
        <w:jc w:val="left"/>
      </w:pPr>
    </w:p>
    <w:p w14:paraId="60BE060C" w14:textId="77777777" w:rsidR="00EA26B4" w:rsidRDefault="00EA26B4" w:rsidP="00EA26B4">
      <w:pPr>
        <w:jc w:val="left"/>
      </w:pPr>
      <w:r>
        <w:rPr>
          <w:color w:val="001D34"/>
        </w:rPr>
        <w:t>From Google: (Q) Does Planet have any thermal sensors?</w:t>
      </w:r>
    </w:p>
    <w:p w14:paraId="74FADED6" w14:textId="77777777" w:rsidR="00EA26B4" w:rsidRDefault="00EA26B4" w:rsidP="00EA26B4">
      <w:pPr>
        <w:jc w:val="left"/>
      </w:pPr>
    </w:p>
    <w:p w14:paraId="5743A7D5" w14:textId="77777777" w:rsidR="00EA26B4" w:rsidRDefault="00EA26B4" w:rsidP="00EA26B4">
      <w:pPr>
        <w:jc w:val="left"/>
      </w:pPr>
      <w:r>
        <w:rPr>
          <w:color w:val="001D34"/>
        </w:rPr>
        <w:t>(A) Planet Labs (Geospatial Data) </w:t>
      </w:r>
    </w:p>
    <w:p w14:paraId="598A8C64" w14:textId="77777777" w:rsidR="00EA26B4" w:rsidRDefault="00EA26B4" w:rsidP="00EA26B4">
      <w:pPr>
        <w:jc w:val="left"/>
      </w:pPr>
      <w:r>
        <w:rPr>
          <w:color w:val="0A0A0A"/>
        </w:rPr>
        <w:t xml:space="preserve">Yes, Planet Labs provides data on thermal conditions, </w:t>
      </w:r>
      <w:r>
        <w:rPr>
          <w:b/>
          <w:bCs/>
          <w:color w:val="0A0A0A"/>
        </w:rPr>
        <w:t xml:space="preserve">but not directly </w:t>
      </w:r>
      <w:r>
        <w:rPr>
          <w:color w:val="0A0A0A"/>
        </w:rPr>
        <w:t>through its primary satellite constellations (like Dove or SuperDove) which are optical. Instead, it offers a "Planetary Variable" called Land Surface Temperature (LST). </w:t>
      </w:r>
    </w:p>
    <w:p w14:paraId="3338B564" w14:textId="77777777" w:rsidR="00EA26B4" w:rsidRDefault="00EA26B4" w:rsidP="00EA26B4">
      <w:pPr>
        <w:jc w:val="left"/>
      </w:pPr>
      <w:r>
        <w:rPr>
          <w:color w:val="0A0A0A"/>
        </w:rPr>
        <w:t xml:space="preserve">Data Source and Method: This product is generated by combining observations from public satellite sensors (such as the Thermal Infrared Sensor aboard Landsat-8 and Landsat-9) </w:t>
      </w:r>
      <w:r>
        <w:rPr>
          <w:color w:val="0A0A0A"/>
          <w:highlight w:val="yellow"/>
        </w:rPr>
        <w:t>that measure passive microwave</w:t>
      </w:r>
      <w:r>
        <w:rPr>
          <w:color w:val="0A0A0A"/>
        </w:rPr>
        <w:t xml:space="preserve"> and thermal infrared radiation. Planet then uses a proprietary, patented algorithm that incorporates its own high-resolution optical data (from the Sentinel-2 mission) to downscale and enhance the spatial resolution of the temperature observations to 100m.</w:t>
      </w:r>
    </w:p>
    <w:p w14:paraId="219387BC" w14:textId="77777777" w:rsidR="00EA26B4" w:rsidRDefault="00EA26B4" w:rsidP="00EA26B4">
      <w:pPr>
        <w:jc w:val="left"/>
      </w:pPr>
      <w:r>
        <w:rPr>
          <w:color w:val="0A0A0A"/>
        </w:rPr>
        <w:t>Purpose: This data is used for applications in agriculture, water management, and monitoring urban heat islands. </w:t>
      </w:r>
    </w:p>
    <w:p w14:paraId="33CAF8EF" w14:textId="77777777" w:rsidR="00EA26B4" w:rsidRDefault="00EA26B4" w:rsidP="00EA26B4">
      <w:pPr>
        <w:jc w:val="left"/>
      </w:pPr>
    </w:p>
    <w:p w14:paraId="4CAD36EF" w14:textId="77777777" w:rsidR="00EA26B4" w:rsidRDefault="00EA26B4" w:rsidP="00EA26B4">
      <w:pPr>
        <w:jc w:val="left"/>
      </w:pPr>
      <w:r>
        <w:rPr>
          <w:b/>
          <w:bCs/>
          <w:color w:val="0A0A0A"/>
        </w:rPr>
        <w:t>Just a note:</w:t>
      </w:r>
      <w:r>
        <w:rPr>
          <w:color w:val="0A0A0A"/>
        </w:rPr>
        <w:t xml:space="preserve"> Landsat 8 and 9 do not measure passive microwave.</w:t>
      </w:r>
    </w:p>
  </w:comment>
  <w:comment w:id="105" w:author="Geoffrey Hay" w:date="2025-12-29T20:54:00Z" w:initials="GH">
    <w:p w14:paraId="4C5A491D" w14:textId="41313DAC" w:rsidR="009C6EB1" w:rsidRDefault="009C6EB1" w:rsidP="009C6EB1">
      <w:pPr>
        <w:jc w:val="left"/>
      </w:pPr>
      <w:r>
        <w:rPr>
          <w:rStyle w:val="CommentReference"/>
        </w:rPr>
        <w:annotationRef/>
      </w:r>
      <w:hyperlink r:id="rId2" w:history="1">
        <w:r w:rsidRPr="000965B5">
          <w:rPr>
            <w:rStyle w:val="Hyperlink"/>
          </w:rPr>
          <w:t>https://lnkd.in/gJnpZQxC</w:t>
        </w:r>
      </w:hyperlink>
    </w:p>
    <w:p w14:paraId="3EB3A8D7" w14:textId="77777777" w:rsidR="009C6EB1" w:rsidRDefault="009C6EB1" w:rsidP="009C6EB1">
      <w:pPr>
        <w:jc w:val="left"/>
      </w:pPr>
      <w:r>
        <w:t>Linked in - Dec 29, 2025 (last accessed)</w:t>
      </w:r>
    </w:p>
    <w:p w14:paraId="234BDBF7" w14:textId="77777777" w:rsidR="009C6EB1" w:rsidRDefault="009C6EB1" w:rsidP="009C6EB1">
      <w:pPr>
        <w:jc w:val="left"/>
      </w:pPr>
    </w:p>
  </w:comment>
  <w:comment w:id="106" w:author="Geoffrey Hay" w:date="2025-12-29T20:57:00Z" w:initials="GH">
    <w:p w14:paraId="1D85AAAC" w14:textId="77777777" w:rsidR="00463177" w:rsidRDefault="00463177" w:rsidP="00463177">
      <w:pPr>
        <w:jc w:val="left"/>
      </w:pPr>
      <w:r>
        <w:rPr>
          <w:rStyle w:val="CommentReference"/>
        </w:rPr>
        <w:annotationRef/>
      </w:r>
      <w:r>
        <w:t>you may want to describe the study you showed me of AI training an RGB camera to generate TIR imagery</w:t>
      </w:r>
    </w:p>
  </w:comment>
  <w:comment w:id="107" w:author="Geoffrey Hay" w:date="2025-12-29T21:01:00Z" w:initials="GH">
    <w:p w14:paraId="54563EE9" w14:textId="77777777" w:rsidR="00463177" w:rsidRDefault="00463177" w:rsidP="00463177">
      <w:pPr>
        <w:jc w:val="left"/>
      </w:pPr>
      <w:r>
        <w:rPr>
          <w:rStyle w:val="CommentReference"/>
        </w:rPr>
        <w:annotationRef/>
      </w:r>
      <w:r>
        <w:t>Consider making each of the summaries as bullet points.</w:t>
      </w:r>
    </w:p>
  </w:comment>
  <w:comment w:id="109" w:author="Geoffrey Hay" w:date="2025-12-29T20:59:00Z" w:initials="GH">
    <w:p w14:paraId="45B2DEFC" w14:textId="04D70A81" w:rsidR="00463177" w:rsidRDefault="00463177" w:rsidP="00463177">
      <w:pPr>
        <w:jc w:val="left"/>
      </w:pPr>
      <w:r>
        <w:rPr>
          <w:rStyle w:val="CommentReference"/>
        </w:rPr>
        <w:annotationRef/>
      </w:r>
      <w:r>
        <w:t>Please see my earlier comments on this topic. One of them has to be removed. I suggest removing my earlier comments - but including some of the perceived applications here, that i briefly described earlier.</w:t>
      </w:r>
    </w:p>
  </w:comment>
  <w:comment w:id="110" w:author="Geoffrey Hay" w:date="2025-12-29T21:00:00Z" w:initials="GH">
    <w:p w14:paraId="31684DD5" w14:textId="77777777" w:rsidR="00463177" w:rsidRDefault="00463177" w:rsidP="00463177">
      <w:pPr>
        <w:jc w:val="left"/>
      </w:pPr>
      <w:r>
        <w:rPr>
          <w:rStyle w:val="CommentReference"/>
        </w:rPr>
        <w:annotationRef/>
      </w:r>
      <w:r>
        <w:t>Spatial and spectral resolutions missing?</w:t>
      </w:r>
    </w:p>
  </w:comment>
  <w:comment w:id="111" w:author="Geoffrey Hay" w:date="2025-12-29T21:06:00Z" w:initials="GH">
    <w:p w14:paraId="6B09F953" w14:textId="77777777" w:rsidR="003E448A" w:rsidRDefault="003E448A" w:rsidP="003E448A">
      <w:pPr>
        <w:jc w:val="left"/>
      </w:pPr>
      <w:r>
        <w:rPr>
          <w:rStyle w:val="CommentReference"/>
        </w:rPr>
        <w:annotationRef/>
      </w:r>
      <w:r>
        <w:t>what spectral resolutions?</w:t>
      </w:r>
    </w:p>
  </w:comment>
  <w:comment w:id="112" w:author="Geoffrey Hay" w:date="2025-12-29T21:07:00Z" w:initials="GH">
    <w:p w14:paraId="57A6F60B" w14:textId="77777777" w:rsidR="003E448A" w:rsidRDefault="003E448A" w:rsidP="003E448A">
      <w:pPr>
        <w:jc w:val="left"/>
      </w:pPr>
      <w:r>
        <w:rPr>
          <w:rStyle w:val="CommentReference"/>
        </w:rPr>
        <w:annotationRef/>
      </w:r>
      <w:r>
        <w:t>please confirm you are talking about a TIR thermal resolution.</w:t>
      </w:r>
    </w:p>
  </w:comment>
  <w:comment w:id="113" w:author="Geoffrey Hay" w:date="2025-12-29T21:10:00Z" w:initials="GH">
    <w:p w14:paraId="246BCE85" w14:textId="77777777" w:rsidR="003E448A" w:rsidRDefault="003E448A" w:rsidP="003E448A">
      <w:pPr>
        <w:jc w:val="left"/>
      </w:pPr>
      <w:r>
        <w:rPr>
          <w:rStyle w:val="CommentReference"/>
        </w:rPr>
        <w:annotationRef/>
      </w:r>
      <w:r>
        <w:t>Please move this figure to be placed after the Landsat Next mission information as it breaks up the flow of the discussion.</w:t>
      </w:r>
    </w:p>
  </w:comment>
  <w:comment w:id="114" w:author="Geoffrey Hay" w:date="2025-07-17T14:48:00Z" w:initials="GH">
    <w:p w14:paraId="459E2FCC" w14:textId="1F30B1BE" w:rsidR="006E4C23" w:rsidRDefault="006E4C23" w:rsidP="006E4C23">
      <w:pPr>
        <w:jc w:val="left"/>
      </w:pPr>
      <w:r>
        <w:rPr>
          <w:rStyle w:val="CommentReference"/>
        </w:rPr>
        <w:annotationRef/>
      </w:r>
      <w:r>
        <w:t>its not clear if these squares represent days - please state  in the figure text</w:t>
      </w:r>
    </w:p>
    <w:p w14:paraId="714B3E7E" w14:textId="77777777" w:rsidR="006E4C23" w:rsidRDefault="006E4C23" w:rsidP="006E4C23">
      <w:pPr>
        <w:jc w:val="left"/>
      </w:pPr>
    </w:p>
  </w:comment>
  <w:comment w:id="115" w:author="Geoffrey Hay" w:date="2025-12-29T21:12:00Z" w:initials="GH">
    <w:p w14:paraId="54B3D448" w14:textId="77777777" w:rsidR="00EA26B4" w:rsidRDefault="00EA26B4" w:rsidP="00EA26B4">
      <w:pPr>
        <w:jc w:val="left"/>
      </w:pPr>
      <w:r>
        <w:rPr>
          <w:rStyle w:val="CommentReference"/>
        </w:rPr>
        <w:annotationRef/>
      </w:r>
      <w:r>
        <w:t xml:space="preserve">This source information does not go here. put in the reference section and use the related source [X] number. </w:t>
      </w:r>
    </w:p>
    <w:p w14:paraId="11E3BA95" w14:textId="77777777" w:rsidR="00EA26B4" w:rsidRDefault="00EA26B4" w:rsidP="00EA26B4">
      <w:pPr>
        <w:jc w:val="left"/>
      </w:pPr>
    </w:p>
    <w:p w14:paraId="6879933C" w14:textId="77777777" w:rsidR="00EA26B4" w:rsidRDefault="00EA26B4" w:rsidP="00EA26B4">
      <w:pPr>
        <w:jc w:val="left"/>
      </w:pPr>
      <w:r>
        <w:t xml:space="preserve">Please be sure you have permission to use. </w:t>
      </w:r>
    </w:p>
    <w:p w14:paraId="1B124BFA" w14:textId="77777777" w:rsidR="00EA26B4" w:rsidRDefault="00EA26B4" w:rsidP="00EA26B4">
      <w:pPr>
        <w:jc w:val="left"/>
      </w:pPr>
    </w:p>
    <w:p w14:paraId="27F96DDE" w14:textId="77777777" w:rsidR="00EA26B4" w:rsidRDefault="00EA26B4" w:rsidP="00EA26B4">
      <w:pPr>
        <w:jc w:val="left"/>
      </w:pPr>
      <w:r>
        <w:t>This figure is not trivial to understand - is each square a day? Why are they not numbered from left to right?</w:t>
      </w:r>
    </w:p>
    <w:p w14:paraId="26F8B265" w14:textId="77777777" w:rsidR="00EA26B4" w:rsidRDefault="00EA26B4" w:rsidP="00EA26B4">
      <w:pPr>
        <w:jc w:val="left"/>
      </w:pPr>
    </w:p>
    <w:p w14:paraId="0419A125" w14:textId="77777777" w:rsidR="00EA26B4" w:rsidRDefault="00EA26B4" w:rsidP="00EA26B4">
      <w:pPr>
        <w:jc w:val="left"/>
      </w:pPr>
      <w:r>
        <w:t>What do the X's relate to? This is not a very well made figure.</w:t>
      </w:r>
    </w:p>
  </w:comment>
  <w:comment w:id="116" w:author="Geoffrey Hay" w:date="2025-12-29T21:14:00Z" w:initials="GH">
    <w:p w14:paraId="0A4AC4C2" w14:textId="77777777" w:rsidR="00EA26B4" w:rsidRDefault="00EA26B4" w:rsidP="00EA26B4">
      <w:pPr>
        <w:jc w:val="left"/>
      </w:pPr>
      <w:r>
        <w:rPr>
          <w:rStyle w:val="CommentReference"/>
        </w:rPr>
        <w:annotationRef/>
      </w:r>
      <w:r>
        <w:t>Again, missing spatial and spectral resolutions as well as revisit info.</w:t>
      </w:r>
    </w:p>
  </w:comment>
  <w:comment w:id="117" w:author="Geoffrey Hay" w:date="2025-12-29T21:16:00Z" w:initials="GH">
    <w:p w14:paraId="5C281B45" w14:textId="77777777" w:rsidR="00EA26B4" w:rsidRDefault="00EA26B4" w:rsidP="00EA26B4">
      <w:pPr>
        <w:jc w:val="left"/>
      </w:pPr>
      <w:r>
        <w:rPr>
          <w:rStyle w:val="CommentReference"/>
        </w:rPr>
        <w:annotationRef/>
      </w:r>
      <w:r>
        <w:t>You are missing the impact of AI and the kind of models that you are generating that includes building related models for EE and the new class of Physics based ML/AI models. I believe it is critical for you to include this component in your paper as these will be game changers as more high-res TIR images are made available for LLMs.</w:t>
      </w:r>
    </w:p>
  </w:comment>
  <w:comment w:id="118" w:author="Geoffrey Hay" w:date="2025-10-09T19:44:00Z" w:initials="GH">
    <w:p w14:paraId="683C5753" w14:textId="77777777" w:rsidR="009B7820" w:rsidRDefault="009B7820" w:rsidP="001E3AD6">
      <w:pPr>
        <w:jc w:val="left"/>
      </w:pPr>
      <w:r>
        <w:rPr>
          <w:rStyle w:val="CommentReference"/>
        </w:rPr>
        <w:annotationRef/>
      </w:r>
      <w:r>
        <w:t>This is a repeat of previous content. Consider removing this paragraph as you have already covered this information in lines 142- 152, or using it later in your text as a summary of the different sensors.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440D44" w15:done="0"/>
  <w15:commentEx w15:paraId="668B5CC3" w15:done="0"/>
  <w15:commentEx w15:paraId="1CE13120" w15:done="0"/>
  <w15:commentEx w15:paraId="1D4B95DC" w15:done="0"/>
  <w15:commentEx w15:paraId="1AE18E48" w15:done="0"/>
  <w15:commentEx w15:paraId="0D28AD90" w15:done="0"/>
  <w15:commentEx w15:paraId="4A8259E1" w15:done="0"/>
  <w15:commentEx w15:paraId="4EAAED85" w15:done="0"/>
  <w15:commentEx w15:paraId="2F50C964" w15:done="0"/>
  <w15:commentEx w15:paraId="68FDA835" w15:done="0"/>
  <w15:commentEx w15:paraId="10E1A8FD" w15:done="0"/>
  <w15:commentEx w15:paraId="22DB43A3" w15:done="0"/>
  <w15:commentEx w15:paraId="1CDF6BD8" w15:done="0"/>
  <w15:commentEx w15:paraId="4288E7C5" w15:done="0"/>
  <w15:commentEx w15:paraId="7E394EFE" w15:done="0"/>
  <w15:commentEx w15:paraId="6AD889F4" w15:done="0"/>
  <w15:commentEx w15:paraId="74B67BF9" w15:done="0"/>
  <w15:commentEx w15:paraId="5DC63D30" w15:done="0"/>
  <w15:commentEx w15:paraId="3D4C0D1C" w15:done="0"/>
  <w15:commentEx w15:paraId="3D7EB259" w15:done="0"/>
  <w15:commentEx w15:paraId="1F605789" w15:done="0"/>
  <w15:commentEx w15:paraId="54C23094" w15:done="0"/>
  <w15:commentEx w15:paraId="6D935405" w15:done="0"/>
  <w15:commentEx w15:paraId="1D770DEE" w15:done="0"/>
  <w15:commentEx w15:paraId="255F8430" w15:done="0"/>
  <w15:commentEx w15:paraId="50916728" w15:done="0"/>
  <w15:commentEx w15:paraId="2DB17A40" w15:done="0"/>
  <w15:commentEx w15:paraId="040BF3B7" w15:done="0"/>
  <w15:commentEx w15:paraId="2FE6DDA1" w15:done="0"/>
  <w15:commentEx w15:paraId="40E74760" w15:done="0"/>
  <w15:commentEx w15:paraId="161C8CA4" w15:done="0"/>
  <w15:commentEx w15:paraId="3DEDE01F" w15:done="0"/>
  <w15:commentEx w15:paraId="4CAD36EF" w15:done="0"/>
  <w15:commentEx w15:paraId="234BDBF7" w15:done="0"/>
  <w15:commentEx w15:paraId="1D85AAAC" w15:done="0"/>
  <w15:commentEx w15:paraId="54563EE9" w15:done="0"/>
  <w15:commentEx w15:paraId="45B2DEFC" w15:done="0"/>
  <w15:commentEx w15:paraId="31684DD5" w15:done="0"/>
  <w15:commentEx w15:paraId="6B09F953" w15:done="0"/>
  <w15:commentEx w15:paraId="57A6F60B" w15:done="0"/>
  <w15:commentEx w15:paraId="246BCE85" w15:done="0"/>
  <w15:commentEx w15:paraId="714B3E7E" w15:done="0"/>
  <w15:commentEx w15:paraId="0419A125" w15:done="0"/>
  <w15:commentEx w15:paraId="0A4AC4C2" w15:done="0"/>
  <w15:commentEx w15:paraId="5C281B45" w15:done="0"/>
  <w15:commentEx w15:paraId="683C57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14861C" w16cex:dateUtc="2025-12-17T20:20:00Z"/>
  <w16cex:commentExtensible w16cex:durableId="2584CEC7" w16cex:dateUtc="2025-12-30T00:38:00Z"/>
  <w16cex:commentExtensible w16cex:durableId="3F5ABCEE" w16cex:dateUtc="2025-12-30T00:43:00Z"/>
  <w16cex:commentExtensible w16cex:durableId="4C2255DC" w16cex:dateUtc="2025-12-30T00:21:00Z"/>
  <w16cex:commentExtensible w16cex:durableId="5E938727" w16cex:dateUtc="2025-12-30T00:29:00Z"/>
  <w16cex:commentExtensible w16cex:durableId="240B3BB3" w16cex:dateUtc="2025-12-30T00:32:00Z"/>
  <w16cex:commentExtensible w16cex:durableId="6C8B2E03" w16cex:dateUtc="2025-12-30T00:33:00Z"/>
  <w16cex:commentExtensible w16cex:durableId="1EF758E0" w16cex:dateUtc="2025-12-30T00:51:00Z"/>
  <w16cex:commentExtensible w16cex:durableId="242F9A5D" w16cex:dateUtc="2025-12-30T00:45:00Z"/>
  <w16cex:commentExtensible w16cex:durableId="3296671F" w16cex:dateUtc="2025-12-30T00:45:00Z"/>
  <w16cex:commentExtensible w16cex:durableId="4510FDF5" w16cex:dateUtc="2025-12-30T00:49:00Z"/>
  <w16cex:commentExtensible w16cex:durableId="26002C00" w16cex:dateUtc="2025-12-30T00:52:00Z"/>
  <w16cex:commentExtensible w16cex:durableId="5C8B431D" w16cex:dateUtc="2025-12-30T00:57:00Z"/>
  <w16cex:commentExtensible w16cex:durableId="75309BC0" w16cex:dateUtc="2025-12-30T00:54:00Z"/>
  <w16cex:commentExtensible w16cex:durableId="42DF4FA6" w16cex:dateUtc="2025-12-30T00:57:00Z"/>
  <w16cex:commentExtensible w16cex:durableId="05AC4904" w16cex:dateUtc="2025-06-29T03:08:00Z"/>
  <w16cex:commentExtensible w16cex:durableId="48ABD04D" w16cex:dateUtc="2025-12-30T01:15:00Z"/>
  <w16cex:commentExtensible w16cex:durableId="0AF958F5" w16cex:dateUtc="2025-12-30T01:23:00Z"/>
  <w16cex:commentExtensible w16cex:durableId="338F1131" w16cex:dateUtc="2025-12-30T01:21:00Z"/>
  <w16cex:commentExtensible w16cex:durableId="610862AC" w16cex:dateUtc="2025-12-30T01:32:00Z"/>
  <w16cex:commentExtensible w16cex:durableId="73D58004" w16cex:dateUtc="2025-12-30T01:41:00Z"/>
  <w16cex:commentExtensible w16cex:durableId="1248A2E3" w16cex:dateUtc="2025-12-30T02:58:00Z"/>
  <w16cex:commentExtensible w16cex:durableId="2F3B90AA" w16cex:dateUtc="2025-12-30T03:02:00Z"/>
  <w16cex:commentExtensible w16cex:durableId="50F4693B" w16cex:dateUtc="2025-12-30T03:04:00Z"/>
  <w16cex:commentExtensible w16cex:durableId="1FAEFCFB" w16cex:dateUtc="2025-12-30T03:29:00Z"/>
  <w16cex:commentExtensible w16cex:durableId="63F443AA" w16cex:dateUtc="2025-12-30T03:18:00Z"/>
  <w16cex:commentExtensible w16cex:durableId="5956738A" w16cex:dateUtc="2025-12-30T03:21:00Z"/>
  <w16cex:commentExtensible w16cex:durableId="516B2DDD" w16cex:dateUtc="2025-12-30T03:31:00Z"/>
  <w16cex:commentExtensible w16cex:durableId="18D599B8" w16cex:dateUtc="2025-12-30T03:32:00Z"/>
  <w16cex:commentExtensible w16cex:durableId="583B9956" w16cex:dateUtc="2025-12-30T03:35:00Z"/>
  <w16cex:commentExtensible w16cex:durableId="4C81C734" w16cex:dateUtc="2025-12-30T03:41:00Z"/>
  <w16cex:commentExtensible w16cex:durableId="7F8F84F6" w16cex:dateUtc="2025-12-30T03:46:00Z"/>
  <w16cex:commentExtensible w16cex:durableId="5CA0F53D" w16cex:dateUtc="2025-12-30T04:19:00Z"/>
  <w16cex:commentExtensible w16cex:durableId="5C7B8C07" w16cex:dateUtc="2025-12-30T03:54:00Z"/>
  <w16cex:commentExtensible w16cex:durableId="1060E40F" w16cex:dateUtc="2025-12-30T03:57:00Z"/>
  <w16cex:commentExtensible w16cex:durableId="7EC0DEB7" w16cex:dateUtc="2025-12-30T04:01:00Z"/>
  <w16cex:commentExtensible w16cex:durableId="05321306" w16cex:dateUtc="2025-12-30T03:59:00Z"/>
  <w16cex:commentExtensible w16cex:durableId="43298C33" w16cex:dateUtc="2025-12-30T04:00:00Z"/>
  <w16cex:commentExtensible w16cex:durableId="6B20AAEB" w16cex:dateUtc="2025-12-30T04:06:00Z"/>
  <w16cex:commentExtensible w16cex:durableId="1FDF1BA2" w16cex:dateUtc="2025-12-30T04:07:00Z"/>
  <w16cex:commentExtensible w16cex:durableId="1A3FF02F" w16cex:dateUtc="2025-12-30T04:10:00Z"/>
  <w16cex:commentExtensible w16cex:durableId="6C506124" w16cex:dateUtc="2025-07-17T20:48:00Z"/>
  <w16cex:commentExtensible w16cex:durableId="322EE352" w16cex:dateUtc="2025-12-30T04:12:00Z"/>
  <w16cex:commentExtensible w16cex:durableId="5F3C8CD9" w16cex:dateUtc="2025-12-30T04:14:00Z"/>
  <w16cex:commentExtensible w16cex:durableId="472F104C" w16cex:dateUtc="2025-12-30T04:16:00Z"/>
  <w16cex:commentExtensible w16cex:durableId="36674586" w16cex:dateUtc="2025-10-10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440D44" w16cid:durableId="2514861C"/>
  <w16cid:commentId w16cid:paraId="668B5CC3" w16cid:durableId="2584CEC7"/>
  <w16cid:commentId w16cid:paraId="1CE13120" w16cid:durableId="3F5ABCEE"/>
  <w16cid:commentId w16cid:paraId="1D4B95DC" w16cid:durableId="4C2255DC"/>
  <w16cid:commentId w16cid:paraId="1AE18E48" w16cid:durableId="5E938727"/>
  <w16cid:commentId w16cid:paraId="0D28AD90" w16cid:durableId="240B3BB3"/>
  <w16cid:commentId w16cid:paraId="4A8259E1" w16cid:durableId="6C8B2E03"/>
  <w16cid:commentId w16cid:paraId="4EAAED85" w16cid:durableId="1EF758E0"/>
  <w16cid:commentId w16cid:paraId="2F50C964" w16cid:durableId="242F9A5D"/>
  <w16cid:commentId w16cid:paraId="68FDA835" w16cid:durableId="3296671F"/>
  <w16cid:commentId w16cid:paraId="10E1A8FD" w16cid:durableId="4510FDF5"/>
  <w16cid:commentId w16cid:paraId="22DB43A3" w16cid:durableId="26002C00"/>
  <w16cid:commentId w16cid:paraId="1CDF6BD8" w16cid:durableId="5C8B431D"/>
  <w16cid:commentId w16cid:paraId="4288E7C5" w16cid:durableId="75309BC0"/>
  <w16cid:commentId w16cid:paraId="7E394EFE" w16cid:durableId="42DF4FA6"/>
  <w16cid:commentId w16cid:paraId="6AD889F4" w16cid:durableId="05AC4904"/>
  <w16cid:commentId w16cid:paraId="74B67BF9" w16cid:durableId="48ABD04D"/>
  <w16cid:commentId w16cid:paraId="5DC63D30" w16cid:durableId="0AF958F5"/>
  <w16cid:commentId w16cid:paraId="3D4C0D1C" w16cid:durableId="338F1131"/>
  <w16cid:commentId w16cid:paraId="3D7EB259" w16cid:durableId="610862AC"/>
  <w16cid:commentId w16cid:paraId="1F605789" w16cid:durableId="73D58004"/>
  <w16cid:commentId w16cid:paraId="54C23094" w16cid:durableId="1248A2E3"/>
  <w16cid:commentId w16cid:paraId="6D935405" w16cid:durableId="2F3B90AA"/>
  <w16cid:commentId w16cid:paraId="1D770DEE" w16cid:durableId="50F4693B"/>
  <w16cid:commentId w16cid:paraId="255F8430" w16cid:durableId="1FAEFCFB"/>
  <w16cid:commentId w16cid:paraId="50916728" w16cid:durableId="63F443AA"/>
  <w16cid:commentId w16cid:paraId="2DB17A40" w16cid:durableId="5956738A"/>
  <w16cid:commentId w16cid:paraId="040BF3B7" w16cid:durableId="516B2DDD"/>
  <w16cid:commentId w16cid:paraId="2FE6DDA1" w16cid:durableId="18D599B8"/>
  <w16cid:commentId w16cid:paraId="40E74760" w16cid:durableId="583B9956"/>
  <w16cid:commentId w16cid:paraId="161C8CA4" w16cid:durableId="4C81C734"/>
  <w16cid:commentId w16cid:paraId="3DEDE01F" w16cid:durableId="7F8F84F6"/>
  <w16cid:commentId w16cid:paraId="4CAD36EF" w16cid:durableId="5CA0F53D"/>
  <w16cid:commentId w16cid:paraId="234BDBF7" w16cid:durableId="5C7B8C07"/>
  <w16cid:commentId w16cid:paraId="1D85AAAC" w16cid:durableId="1060E40F"/>
  <w16cid:commentId w16cid:paraId="54563EE9" w16cid:durableId="7EC0DEB7"/>
  <w16cid:commentId w16cid:paraId="45B2DEFC" w16cid:durableId="05321306"/>
  <w16cid:commentId w16cid:paraId="31684DD5" w16cid:durableId="43298C33"/>
  <w16cid:commentId w16cid:paraId="6B09F953" w16cid:durableId="6B20AAEB"/>
  <w16cid:commentId w16cid:paraId="57A6F60B" w16cid:durableId="1FDF1BA2"/>
  <w16cid:commentId w16cid:paraId="246BCE85" w16cid:durableId="1A3FF02F"/>
  <w16cid:commentId w16cid:paraId="714B3E7E" w16cid:durableId="6C506124"/>
  <w16cid:commentId w16cid:paraId="0419A125" w16cid:durableId="322EE352"/>
  <w16cid:commentId w16cid:paraId="0A4AC4C2" w16cid:durableId="5F3C8CD9"/>
  <w16cid:commentId w16cid:paraId="5C281B45" w16cid:durableId="472F104C"/>
  <w16cid:commentId w16cid:paraId="683C5753" w16cid:durableId="366745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02D35" w14:textId="77777777" w:rsidR="00156B40" w:rsidRDefault="00156B40">
      <w:pPr>
        <w:spacing w:line="240" w:lineRule="auto"/>
      </w:pPr>
      <w:r>
        <w:separator/>
      </w:r>
    </w:p>
  </w:endnote>
  <w:endnote w:type="continuationSeparator" w:id="0">
    <w:p w14:paraId="54E9284B" w14:textId="77777777" w:rsidR="00156B40" w:rsidRDefault="00156B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43AF8" w14:textId="77777777" w:rsidR="00AF4EF0" w:rsidRPr="009409DB" w:rsidRDefault="00AF4EF0" w:rsidP="00AF4EF0">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6B7F" w14:textId="77777777" w:rsidR="002A1F0E" w:rsidRPr="00272F9B" w:rsidRDefault="002A1F0E" w:rsidP="00BC17A1">
    <w:pPr>
      <w:pBdr>
        <w:top w:val="single" w:sz="4" w:space="0" w:color="000000"/>
      </w:pBdr>
      <w:adjustRightInd w:val="0"/>
      <w:snapToGrid w:val="0"/>
      <w:spacing w:before="480" w:line="100" w:lineRule="exact"/>
      <w:rPr>
        <w:i/>
        <w:sz w:val="16"/>
        <w:szCs w:val="16"/>
        <w:lang w:val="fr-CH"/>
      </w:rPr>
    </w:pPr>
  </w:p>
  <w:p w14:paraId="4C4FC7DE" w14:textId="77777777" w:rsidR="00AF4EF0" w:rsidRPr="00272F9B" w:rsidRDefault="00AF4EF0" w:rsidP="00C17A75">
    <w:pPr>
      <w:tabs>
        <w:tab w:val="right" w:pos="10466"/>
      </w:tabs>
      <w:spacing w:line="240" w:lineRule="auto"/>
      <w:rPr>
        <w:sz w:val="16"/>
        <w:szCs w:val="16"/>
        <w:lang w:val="fr-CH"/>
      </w:rPr>
    </w:pPr>
    <w:r w:rsidRPr="00272F9B">
      <w:rPr>
        <w:i/>
        <w:sz w:val="16"/>
        <w:szCs w:val="16"/>
        <w:lang w:val="fr-CH"/>
      </w:rPr>
      <w:t>Remote Sens.</w:t>
    </w:r>
    <w:r w:rsidRPr="00272F9B">
      <w:rPr>
        <w:sz w:val="16"/>
        <w:szCs w:val="16"/>
        <w:lang w:val="fr-CH"/>
      </w:rPr>
      <w:t xml:space="preserve"> </w:t>
    </w:r>
    <w:r w:rsidR="00EE6C9D" w:rsidRPr="00272F9B">
      <w:rPr>
        <w:b/>
        <w:sz w:val="16"/>
        <w:szCs w:val="16"/>
        <w:lang w:val="fr-CH"/>
      </w:rPr>
      <w:t>2025</w:t>
    </w:r>
    <w:r w:rsidR="00046F7B" w:rsidRPr="00272F9B">
      <w:rPr>
        <w:sz w:val="16"/>
        <w:szCs w:val="16"/>
        <w:lang w:val="fr-CH"/>
      </w:rPr>
      <w:t>,</w:t>
    </w:r>
    <w:r w:rsidR="00EE6C9D" w:rsidRPr="00272F9B">
      <w:rPr>
        <w:i/>
        <w:sz w:val="16"/>
        <w:szCs w:val="16"/>
        <w:lang w:val="fr-CH"/>
      </w:rPr>
      <w:t xml:space="preserve"> 17</w:t>
    </w:r>
    <w:r w:rsidR="00046F7B" w:rsidRPr="00272F9B">
      <w:rPr>
        <w:sz w:val="16"/>
        <w:szCs w:val="16"/>
        <w:lang w:val="fr-CH"/>
      </w:rPr>
      <w:t xml:space="preserve">, </w:t>
    </w:r>
    <w:r w:rsidR="00011DEF" w:rsidRPr="00272F9B">
      <w:rPr>
        <w:sz w:val="16"/>
        <w:szCs w:val="16"/>
        <w:lang w:val="fr-CH"/>
      </w:rPr>
      <w:t>x</w:t>
    </w:r>
    <w:r w:rsidR="00C17A75" w:rsidRPr="00272F9B">
      <w:rPr>
        <w:sz w:val="16"/>
        <w:szCs w:val="16"/>
        <w:lang w:val="fr-CH"/>
      </w:rPr>
      <w:tab/>
    </w:r>
    <w:r w:rsidR="00EE6C9D" w:rsidRPr="00272F9B">
      <w:rPr>
        <w:sz w:val="16"/>
        <w:szCs w:val="16"/>
        <w:lang w:val="fr-CH"/>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C5257" w14:textId="77777777" w:rsidR="00156B40" w:rsidRDefault="00156B40">
      <w:pPr>
        <w:spacing w:line="240" w:lineRule="auto"/>
      </w:pPr>
      <w:r>
        <w:separator/>
      </w:r>
    </w:p>
  </w:footnote>
  <w:footnote w:type="continuationSeparator" w:id="0">
    <w:p w14:paraId="49C6C11F" w14:textId="77777777" w:rsidR="00156B40" w:rsidRDefault="00156B40">
      <w:pPr>
        <w:spacing w:line="240" w:lineRule="auto"/>
      </w:pPr>
      <w:r>
        <w:continuationSeparator/>
      </w:r>
    </w:p>
  </w:footnote>
  <w:footnote w:id="1">
    <w:p w14:paraId="447984FA" w14:textId="761A0D16" w:rsidR="009E743C" w:rsidRPr="00B305C4" w:rsidRDefault="009E743C" w:rsidP="00B305C4">
      <w:pPr>
        <w:pStyle w:val="FootnoteText"/>
        <w:rPr>
          <w:sz w:val="18"/>
          <w:szCs w:val="18"/>
          <w:lang w:val="en-CA"/>
          <w:rPrChange w:id="2" w:author="Geoffrey Hay" w:date="2025-10-09T19:13:00Z" w16du:dateUtc="2025-10-10T01:13:00Z">
            <w:rPr/>
          </w:rPrChange>
        </w:rPr>
      </w:pPr>
      <w:r w:rsidRPr="00B305C4">
        <w:rPr>
          <w:rStyle w:val="FootnoteReference"/>
          <w:sz w:val="18"/>
          <w:szCs w:val="18"/>
        </w:rPr>
        <w:footnoteRef/>
      </w:r>
      <w:r w:rsidRPr="00B305C4">
        <w:rPr>
          <w:sz w:val="18"/>
          <w:szCs w:val="18"/>
        </w:rPr>
        <w:t xml:space="preserve"> </w:t>
      </w:r>
      <w:hyperlink r:id="rId1" w:history="1">
        <w:r w:rsidRPr="00B305C4">
          <w:rPr>
            <w:rStyle w:val="Hyperlink"/>
            <w:sz w:val="18"/>
            <w:szCs w:val="18"/>
          </w:rPr>
          <w:t>https://science.nasa.gov/mission/landsat/thermal-infrared-sensor-tirs/</w:t>
        </w:r>
      </w:hyperlink>
      <w:r w:rsidRPr="00B305C4">
        <w:rPr>
          <w:sz w:val="18"/>
          <w:szCs w:val="18"/>
        </w:rPr>
        <w:t xml:space="preserve"> (last accessed Oct 09, 2025)</w:t>
      </w:r>
    </w:p>
  </w:footnote>
  <w:footnote w:id="2">
    <w:p w14:paraId="4E6B1659" w14:textId="41E2C41D" w:rsidR="009E743C" w:rsidRPr="00B305C4" w:rsidRDefault="009E743C" w:rsidP="00B305C4">
      <w:pPr>
        <w:pStyle w:val="FootnoteText"/>
        <w:rPr>
          <w:sz w:val="18"/>
          <w:szCs w:val="18"/>
          <w:lang w:val="en-CA"/>
          <w:rPrChange w:id="4" w:author="Geoffrey Hay" w:date="2025-10-09T19:13:00Z" w16du:dateUtc="2025-10-10T01:13:00Z">
            <w:rPr/>
          </w:rPrChange>
        </w:rPr>
      </w:pPr>
      <w:r w:rsidRPr="00B305C4">
        <w:rPr>
          <w:rStyle w:val="FootnoteReference"/>
          <w:sz w:val="18"/>
          <w:szCs w:val="18"/>
        </w:rPr>
        <w:footnoteRef/>
      </w:r>
      <w:r w:rsidRPr="00B305C4">
        <w:rPr>
          <w:sz w:val="18"/>
          <w:szCs w:val="18"/>
        </w:rPr>
        <w:t xml:space="preserve"> </w:t>
      </w:r>
      <w:hyperlink r:id="rId2" w:history="1">
        <w:r w:rsidRPr="00B305C4">
          <w:rPr>
            <w:rStyle w:val="Hyperlink"/>
            <w:sz w:val="18"/>
            <w:szCs w:val="18"/>
          </w:rPr>
          <w:t>https://asterweb.jpl.nasa.gov/mission.asp</w:t>
        </w:r>
      </w:hyperlink>
      <w:r w:rsidRPr="00B305C4">
        <w:rPr>
          <w:sz w:val="18"/>
          <w:szCs w:val="18"/>
        </w:rPr>
        <w:t xml:space="preserve"> (last accessed Oct 09, 2025)</w:t>
      </w:r>
    </w:p>
  </w:footnote>
  <w:footnote w:id="3">
    <w:p w14:paraId="354960BD" w14:textId="195A12F9" w:rsidR="007427B1" w:rsidRPr="00B305C4" w:rsidRDefault="007427B1" w:rsidP="00B305C4">
      <w:pPr>
        <w:pStyle w:val="FootnoteText"/>
        <w:rPr>
          <w:sz w:val="18"/>
          <w:szCs w:val="18"/>
          <w:lang w:val="en-CA"/>
          <w:rPrChange w:id="6" w:author="Geoffrey Hay" w:date="2025-10-09T19:17:00Z" w16du:dateUtc="2025-10-10T01:17:00Z">
            <w:rPr/>
          </w:rPrChange>
        </w:rPr>
      </w:pPr>
      <w:r w:rsidRPr="00B305C4">
        <w:rPr>
          <w:rStyle w:val="FootnoteReference"/>
          <w:sz w:val="18"/>
          <w:szCs w:val="18"/>
        </w:rPr>
        <w:footnoteRef/>
      </w:r>
      <w:r w:rsidRPr="00B305C4">
        <w:rPr>
          <w:sz w:val="18"/>
          <w:szCs w:val="18"/>
        </w:rPr>
        <w:t xml:space="preserve"> </w:t>
      </w:r>
      <w:hyperlink r:id="rId3" w:history="1">
        <w:r w:rsidRPr="00B305C4">
          <w:rPr>
            <w:rStyle w:val="Hyperlink"/>
            <w:sz w:val="18"/>
            <w:szCs w:val="18"/>
          </w:rPr>
          <w:t>https://space.skyrocket.de/doc_sdat/yaogan-14.htm</w:t>
        </w:r>
      </w:hyperlink>
      <w:r w:rsidRPr="00B305C4">
        <w:rPr>
          <w:sz w:val="18"/>
          <w:szCs w:val="18"/>
        </w:rPr>
        <w:t xml:space="preserve"> (last accessed Oct 09, 2025)</w:t>
      </w:r>
    </w:p>
  </w:footnote>
  <w:footnote w:id="4">
    <w:p w14:paraId="7E18B43D" w14:textId="4E7ABF48" w:rsidR="003D3D59" w:rsidRPr="003D3D59" w:rsidRDefault="003D3D59" w:rsidP="00B305C4">
      <w:pPr>
        <w:pStyle w:val="FootnoteText"/>
        <w:rPr>
          <w:lang w:val="en-CA"/>
        </w:rPr>
      </w:pPr>
      <w:r w:rsidRPr="00B305C4">
        <w:rPr>
          <w:rStyle w:val="FootnoteReference"/>
          <w:sz w:val="18"/>
          <w:szCs w:val="18"/>
        </w:rPr>
        <w:footnoteRef/>
      </w:r>
      <w:r w:rsidRPr="00B305C4">
        <w:rPr>
          <w:sz w:val="18"/>
          <w:szCs w:val="18"/>
        </w:rPr>
        <w:t xml:space="preserve"> </w:t>
      </w:r>
      <w:hyperlink r:id="rId4" w:history="1">
        <w:r w:rsidR="00B305C4" w:rsidRPr="00B305C4">
          <w:rPr>
            <w:rStyle w:val="Hyperlink"/>
            <w:sz w:val="18"/>
            <w:szCs w:val="18"/>
          </w:rPr>
          <w:t>https://science.nasa.gov/mission/landsat</w:t>
        </w:r>
      </w:hyperlink>
      <w:r w:rsidR="00B305C4" w:rsidRPr="00B305C4">
        <w:rPr>
          <w:sz w:val="18"/>
          <w:szCs w:val="18"/>
        </w:rPr>
        <w:t xml:space="preserve"> (last accessed Mar 04, 2026)</w:t>
      </w:r>
    </w:p>
  </w:footnote>
  <w:footnote w:id="5">
    <w:p w14:paraId="1AFB30CE" w14:textId="50FC9099" w:rsidR="00282A65" w:rsidRPr="00282A65" w:rsidRDefault="00282A65">
      <w:pPr>
        <w:pStyle w:val="FootnoteText"/>
        <w:rPr>
          <w:sz w:val="18"/>
          <w:szCs w:val="18"/>
          <w:lang w:val="en-CA"/>
        </w:rPr>
      </w:pPr>
      <w:r w:rsidRPr="00282A65">
        <w:rPr>
          <w:rStyle w:val="FootnoteReference"/>
          <w:sz w:val="18"/>
          <w:szCs w:val="18"/>
        </w:rPr>
        <w:footnoteRef/>
      </w:r>
      <w:r w:rsidRPr="00282A65">
        <w:rPr>
          <w:sz w:val="18"/>
          <w:szCs w:val="18"/>
        </w:rPr>
        <w:t xml:space="preserve"> </w:t>
      </w:r>
      <w:hyperlink r:id="rId5" w:history="1">
        <w:r w:rsidRPr="00282A65">
          <w:rPr>
            <w:rStyle w:val="Hyperlink"/>
            <w:sz w:val="18"/>
            <w:szCs w:val="18"/>
          </w:rPr>
          <w:t>https://urbansky.com</w:t>
        </w:r>
      </w:hyperlink>
      <w:r w:rsidRPr="00282A65">
        <w:rPr>
          <w:sz w:val="18"/>
          <w:szCs w:val="18"/>
        </w:rPr>
        <w:t xml:space="preserve"> (last accessed Mar 04, 2026)</w:t>
      </w:r>
    </w:p>
  </w:footnote>
  <w:footnote w:id="6">
    <w:p w14:paraId="0918C657" w14:textId="77777777" w:rsidR="005D1CA5" w:rsidRPr="005D1CA5" w:rsidRDefault="005D1CA5" w:rsidP="005D1CA5">
      <w:pPr>
        <w:pStyle w:val="FootnoteText"/>
        <w:rPr>
          <w:sz w:val="18"/>
          <w:szCs w:val="18"/>
          <w:lang w:val="en-CA"/>
        </w:rPr>
      </w:pPr>
      <w:r w:rsidRPr="005D1CA5">
        <w:rPr>
          <w:rStyle w:val="FootnoteReference"/>
          <w:sz w:val="18"/>
          <w:szCs w:val="18"/>
        </w:rPr>
        <w:footnoteRef/>
      </w:r>
      <w:r w:rsidRPr="005D1CA5">
        <w:rPr>
          <w:sz w:val="18"/>
          <w:szCs w:val="18"/>
        </w:rPr>
        <w:t xml:space="preserve"> </w:t>
      </w:r>
      <w:hyperlink r:id="rId6" w:history="1">
        <w:r w:rsidRPr="005D1CA5">
          <w:rPr>
            <w:rStyle w:val="Hyperlink"/>
            <w:sz w:val="18"/>
            <w:szCs w:val="18"/>
          </w:rPr>
          <w:t>https://nearspacelabs.com</w:t>
        </w:r>
      </w:hyperlink>
      <w:r w:rsidRPr="005D1CA5">
        <w:rPr>
          <w:sz w:val="18"/>
          <w:szCs w:val="18"/>
        </w:rPr>
        <w:t xml:space="preserve"> (last accessed Mar 04, 2026)</w:t>
      </w:r>
    </w:p>
  </w:footnote>
  <w:footnote w:id="7">
    <w:p w14:paraId="167DB93F" w14:textId="77777777" w:rsidR="005D1CA5" w:rsidRPr="005D1CA5" w:rsidRDefault="005D1CA5" w:rsidP="005D1CA5">
      <w:pPr>
        <w:pStyle w:val="FootnoteText"/>
        <w:rPr>
          <w:lang w:val="en-CA"/>
        </w:rPr>
      </w:pPr>
      <w:r w:rsidRPr="005D1CA5">
        <w:rPr>
          <w:rStyle w:val="FootnoteReference"/>
          <w:sz w:val="18"/>
          <w:szCs w:val="18"/>
        </w:rPr>
        <w:footnoteRef/>
      </w:r>
      <w:r w:rsidRPr="005D1CA5">
        <w:rPr>
          <w:sz w:val="18"/>
          <w:szCs w:val="18"/>
        </w:rPr>
        <w:t xml:space="preserve"> </w:t>
      </w:r>
      <w:hyperlink r:id="rId7" w:history="1">
        <w:r w:rsidRPr="005D1CA5">
          <w:rPr>
            <w:rStyle w:val="Hyperlink"/>
            <w:sz w:val="18"/>
            <w:szCs w:val="18"/>
          </w:rPr>
          <w:t>https://www.worldview.space/</w:t>
        </w:r>
      </w:hyperlink>
      <w:r w:rsidRPr="005D1CA5">
        <w:rPr>
          <w:sz w:val="18"/>
          <w:szCs w:val="18"/>
        </w:rPr>
        <w:t xml:space="preserve"> (last accessed Mar 04, 2026)</w:t>
      </w:r>
    </w:p>
  </w:footnote>
  <w:footnote w:id="8">
    <w:p w14:paraId="28C037ED" w14:textId="1F483EEC" w:rsidR="00D50CD6" w:rsidRPr="00D50CD6" w:rsidRDefault="00D50CD6">
      <w:pPr>
        <w:pStyle w:val="FootnoteText"/>
        <w:rPr>
          <w:lang w:val="en-CA"/>
          <w:rPrChange w:id="10" w:author="Geoffrey Hay" w:date="2025-10-09T20:15:00Z" w16du:dateUtc="2025-10-10T02:15:00Z">
            <w:rPr/>
          </w:rPrChange>
        </w:rPr>
      </w:pPr>
      <w:r w:rsidRPr="00282A65">
        <w:rPr>
          <w:rStyle w:val="FootnoteReference"/>
          <w:sz w:val="18"/>
          <w:szCs w:val="18"/>
        </w:rPr>
        <w:footnoteRef/>
      </w:r>
      <w:r w:rsidRPr="00282A65">
        <w:rPr>
          <w:sz w:val="18"/>
          <w:szCs w:val="18"/>
        </w:rPr>
        <w:t xml:space="preserve"> </w:t>
      </w:r>
      <w:hyperlink r:id="rId8" w:history="1">
        <w:r w:rsidRPr="00282A65">
          <w:rPr>
            <w:rStyle w:val="Hyperlink"/>
            <w:sz w:val="18"/>
            <w:szCs w:val="18"/>
          </w:rPr>
          <w:t>https://www.flir.com/en-ca/products/flir-one-pro/</w:t>
        </w:r>
      </w:hyperlink>
      <w:r w:rsidRPr="00282A65">
        <w:rPr>
          <w:sz w:val="18"/>
          <w:szCs w:val="18"/>
        </w:rPr>
        <w:t xml:space="preserve"> (last accessed Oct 09, 2025)</w:t>
      </w:r>
    </w:p>
  </w:footnote>
  <w:footnote w:id="9">
    <w:p w14:paraId="6A0B0F1C" w14:textId="77777777" w:rsidR="00D56D1A" w:rsidRPr="00D56D1A" w:rsidRDefault="00D56D1A" w:rsidP="00D56D1A">
      <w:pPr>
        <w:pStyle w:val="FootnoteText"/>
        <w:rPr>
          <w:sz w:val="18"/>
          <w:szCs w:val="18"/>
          <w:lang w:val="en-CA"/>
        </w:rPr>
      </w:pPr>
      <w:r w:rsidRPr="00D56D1A">
        <w:rPr>
          <w:rStyle w:val="FootnoteReference"/>
          <w:sz w:val="18"/>
          <w:szCs w:val="18"/>
        </w:rPr>
        <w:footnoteRef/>
      </w:r>
      <w:r w:rsidRPr="00D56D1A">
        <w:rPr>
          <w:sz w:val="18"/>
          <w:szCs w:val="18"/>
        </w:rPr>
        <w:t xml:space="preserve"> </w:t>
      </w:r>
      <w:hyperlink r:id="rId9" w:history="1">
        <w:r w:rsidRPr="00D56D1A">
          <w:rPr>
            <w:rStyle w:val="Hyperlink"/>
            <w:sz w:val="18"/>
            <w:szCs w:val="18"/>
          </w:rPr>
          <w:t>https://airbornescience.nasa.gov/instrument/Hyperspectral_Thermal_Emissions_Spectrometer</w:t>
        </w:r>
      </w:hyperlink>
      <w:r w:rsidRPr="00D56D1A">
        <w:rPr>
          <w:sz w:val="18"/>
          <w:szCs w:val="18"/>
        </w:rPr>
        <w:t xml:space="preserve"> (last accessed Mar 04, 2026)</w:t>
      </w:r>
    </w:p>
  </w:footnote>
  <w:footnote w:id="10">
    <w:p w14:paraId="534D42DC" w14:textId="0B966D9C" w:rsidR="00D56D1A" w:rsidRPr="00D56D1A" w:rsidRDefault="00D56D1A" w:rsidP="00D56D1A">
      <w:pPr>
        <w:pStyle w:val="FootnoteText"/>
        <w:rPr>
          <w:sz w:val="18"/>
          <w:szCs w:val="18"/>
          <w:lang w:val="en-CA"/>
        </w:rPr>
      </w:pPr>
      <w:r w:rsidRPr="00D56D1A">
        <w:rPr>
          <w:rStyle w:val="FootnoteReference"/>
          <w:sz w:val="18"/>
          <w:szCs w:val="18"/>
        </w:rPr>
        <w:footnoteRef/>
      </w:r>
      <w:r w:rsidRPr="00D56D1A">
        <w:rPr>
          <w:sz w:val="18"/>
          <w:szCs w:val="18"/>
        </w:rPr>
        <w:t xml:space="preserve"> </w:t>
      </w:r>
      <w:hyperlink r:id="rId10" w:history="1">
        <w:r w:rsidRPr="00D56D1A">
          <w:rPr>
            <w:rStyle w:val="Hyperlink"/>
            <w:sz w:val="18"/>
            <w:szCs w:val="18"/>
          </w:rPr>
          <w:t>https://airbornescience.nasa.gov/instrument/MODIS_ASTER_Airborne_Simulator</w:t>
        </w:r>
      </w:hyperlink>
      <w:r w:rsidRPr="00D56D1A">
        <w:rPr>
          <w:sz w:val="18"/>
          <w:szCs w:val="18"/>
        </w:rPr>
        <w:t xml:space="preserve"> (last accessed Mar 04, 2026)</w:t>
      </w:r>
    </w:p>
  </w:footnote>
  <w:footnote w:id="11">
    <w:p w14:paraId="3D3609AC" w14:textId="5364E373" w:rsidR="00D56D1A" w:rsidRPr="00D56D1A" w:rsidRDefault="00D56D1A" w:rsidP="00D56D1A">
      <w:pPr>
        <w:pStyle w:val="FootnoteText"/>
        <w:rPr>
          <w:lang w:val="en-CA"/>
        </w:rPr>
      </w:pPr>
      <w:r w:rsidRPr="00D56D1A">
        <w:rPr>
          <w:rStyle w:val="FootnoteReference"/>
          <w:sz w:val="18"/>
          <w:szCs w:val="18"/>
        </w:rPr>
        <w:footnoteRef/>
      </w:r>
      <w:r w:rsidRPr="00D56D1A">
        <w:rPr>
          <w:sz w:val="18"/>
          <w:szCs w:val="18"/>
        </w:rPr>
        <w:t xml:space="preserve"> </w:t>
      </w:r>
      <w:hyperlink r:id="rId11" w:history="1">
        <w:r w:rsidRPr="00D56D1A">
          <w:rPr>
            <w:rStyle w:val="Hyperlink"/>
            <w:sz w:val="18"/>
            <w:szCs w:val="18"/>
          </w:rPr>
          <w:t>https://science.nasa.gov/mission/ecostress/</w:t>
        </w:r>
      </w:hyperlink>
      <w:r w:rsidRPr="00D56D1A">
        <w:rPr>
          <w:sz w:val="18"/>
          <w:szCs w:val="18"/>
        </w:rPr>
        <w:t xml:space="preserve"> (last accessed Mar 04, 2026)</w:t>
      </w:r>
    </w:p>
  </w:footnote>
  <w:footnote w:id="12">
    <w:p w14:paraId="16C9E9B8" w14:textId="121F1FE5" w:rsidR="00D747F3" w:rsidRPr="00D747F3" w:rsidRDefault="00D747F3">
      <w:pPr>
        <w:pStyle w:val="FootnoteText"/>
        <w:rPr>
          <w:sz w:val="18"/>
          <w:szCs w:val="18"/>
          <w:lang w:val="en-CA"/>
        </w:rPr>
      </w:pPr>
      <w:r w:rsidRPr="00D747F3">
        <w:rPr>
          <w:rStyle w:val="FootnoteReference"/>
          <w:sz w:val="18"/>
          <w:szCs w:val="18"/>
        </w:rPr>
        <w:footnoteRef/>
      </w:r>
      <w:r w:rsidRPr="00D747F3">
        <w:rPr>
          <w:sz w:val="18"/>
          <w:szCs w:val="18"/>
        </w:rPr>
        <w:t xml:space="preserve"> </w:t>
      </w:r>
      <w:r w:rsidRPr="00D747F3">
        <w:rPr>
          <w:sz w:val="18"/>
          <w:szCs w:val="18"/>
          <w:lang w:val="en-CA"/>
        </w:rPr>
        <w:t>High-Resolution Infrared Radiometer</w:t>
      </w:r>
    </w:p>
  </w:footnote>
  <w:footnote w:id="13">
    <w:p w14:paraId="0426CCFE" w14:textId="7D24349D" w:rsidR="00D747F3" w:rsidRPr="00430128" w:rsidRDefault="00D747F3" w:rsidP="00D747F3">
      <w:pPr>
        <w:pStyle w:val="NormalWeb"/>
        <w:rPr>
          <w:rFonts w:ascii="Times New Roman" w:eastAsia="Times New Roman" w:hAnsi="Times New Roman"/>
          <w:color w:val="auto"/>
          <w:sz w:val="18"/>
          <w:szCs w:val="18"/>
          <w:lang w:val="en-CA" w:eastAsia="en-US"/>
        </w:rPr>
      </w:pPr>
      <w:r w:rsidRPr="00430128">
        <w:rPr>
          <w:rStyle w:val="FootnoteReference"/>
          <w:sz w:val="18"/>
          <w:szCs w:val="18"/>
        </w:rPr>
        <w:footnoteRef/>
      </w:r>
      <w:r w:rsidRPr="00430128">
        <w:rPr>
          <w:sz w:val="18"/>
          <w:szCs w:val="18"/>
        </w:rPr>
        <w:t xml:space="preserve"> </w:t>
      </w:r>
      <w:r w:rsidRPr="00430128">
        <w:rPr>
          <w:sz w:val="18"/>
          <w:szCs w:val="18"/>
          <w:lang w:val="en-CA"/>
        </w:rPr>
        <w:t>Infrared Interferometer Spectrometer - B</w:t>
      </w:r>
    </w:p>
  </w:footnote>
  <w:footnote w:id="14">
    <w:p w14:paraId="182EF8F9" w14:textId="411D6057" w:rsidR="00D747F3" w:rsidRPr="00430128" w:rsidRDefault="00D747F3" w:rsidP="00D747F3">
      <w:pPr>
        <w:pStyle w:val="NormalWeb"/>
        <w:rPr>
          <w:rFonts w:ascii="Times New Roman" w:eastAsia="Times New Roman" w:hAnsi="Times New Roman"/>
          <w:color w:val="auto"/>
          <w:sz w:val="18"/>
          <w:szCs w:val="18"/>
          <w:lang w:val="en-CA" w:eastAsia="en-US"/>
        </w:rPr>
      </w:pPr>
      <w:r w:rsidRPr="00430128">
        <w:rPr>
          <w:rStyle w:val="FootnoteReference"/>
          <w:sz w:val="18"/>
          <w:szCs w:val="18"/>
        </w:rPr>
        <w:footnoteRef/>
      </w:r>
      <w:r w:rsidRPr="00430128">
        <w:rPr>
          <w:sz w:val="18"/>
          <w:szCs w:val="18"/>
        </w:rPr>
        <w:t xml:space="preserve"> </w:t>
      </w:r>
      <w:r w:rsidRPr="00430128">
        <w:rPr>
          <w:sz w:val="18"/>
          <w:szCs w:val="18"/>
          <w:lang w:val="en-CA"/>
        </w:rPr>
        <w:t>Satellite Infrared Spectrometer - A</w:t>
      </w:r>
    </w:p>
  </w:footnote>
  <w:footnote w:id="15">
    <w:p w14:paraId="2FD51C7F" w14:textId="74AFEB74" w:rsidR="00725064" w:rsidRPr="00430128" w:rsidRDefault="00725064">
      <w:pPr>
        <w:pStyle w:val="FootnoteText"/>
        <w:rPr>
          <w:sz w:val="18"/>
          <w:szCs w:val="18"/>
          <w:lang w:val="en-CA"/>
        </w:rPr>
      </w:pPr>
      <w:r w:rsidRPr="00430128">
        <w:rPr>
          <w:rStyle w:val="FootnoteReference"/>
          <w:sz w:val="18"/>
          <w:szCs w:val="18"/>
        </w:rPr>
        <w:footnoteRef/>
      </w:r>
      <w:r w:rsidRPr="00430128">
        <w:rPr>
          <w:sz w:val="18"/>
          <w:szCs w:val="18"/>
        </w:rPr>
        <w:t xml:space="preserve"> </w:t>
      </w:r>
      <w:r w:rsidRPr="00430128">
        <w:rPr>
          <w:sz w:val="18"/>
          <w:szCs w:val="18"/>
          <w:lang w:val="en-CA"/>
        </w:rPr>
        <w:t>Geostationary Operational Environmental Satellites</w:t>
      </w:r>
    </w:p>
  </w:footnote>
  <w:footnote w:id="16">
    <w:p w14:paraId="1B3AF4F8" w14:textId="5672DE5F" w:rsidR="00725064" w:rsidRPr="00430128" w:rsidRDefault="00725064">
      <w:pPr>
        <w:pStyle w:val="FootnoteText"/>
        <w:rPr>
          <w:sz w:val="18"/>
          <w:szCs w:val="18"/>
          <w:lang w:val="en-CA"/>
        </w:rPr>
      </w:pPr>
      <w:r w:rsidRPr="00430128">
        <w:rPr>
          <w:rStyle w:val="FootnoteReference"/>
          <w:sz w:val="18"/>
          <w:szCs w:val="18"/>
        </w:rPr>
        <w:footnoteRef/>
      </w:r>
      <w:r w:rsidRPr="00430128">
        <w:rPr>
          <w:sz w:val="18"/>
          <w:szCs w:val="18"/>
        </w:rPr>
        <w:t xml:space="preserve"> </w:t>
      </w:r>
      <w:r w:rsidRPr="00430128">
        <w:rPr>
          <w:sz w:val="18"/>
          <w:szCs w:val="18"/>
          <w:lang w:val="en-CA"/>
        </w:rPr>
        <w:t>National Oceanic and Atmospheric Administration</w:t>
      </w:r>
    </w:p>
  </w:footnote>
  <w:footnote w:id="17">
    <w:p w14:paraId="3CA1F8EC" w14:textId="7797E20F" w:rsidR="00725064" w:rsidRPr="00725064" w:rsidRDefault="00725064">
      <w:pPr>
        <w:pStyle w:val="FootnoteText"/>
        <w:rPr>
          <w:lang w:val="en-CA"/>
        </w:rPr>
      </w:pPr>
      <w:r w:rsidRPr="00430128">
        <w:rPr>
          <w:rStyle w:val="FootnoteReference"/>
          <w:sz w:val="18"/>
          <w:szCs w:val="18"/>
        </w:rPr>
        <w:footnoteRef/>
      </w:r>
      <w:r w:rsidRPr="00430128">
        <w:rPr>
          <w:sz w:val="18"/>
          <w:szCs w:val="18"/>
        </w:rPr>
        <w:t xml:space="preserve"> </w:t>
      </w:r>
      <w:r w:rsidRPr="00430128">
        <w:rPr>
          <w:sz w:val="18"/>
          <w:szCs w:val="18"/>
          <w:lang w:val="en-CA"/>
        </w:rPr>
        <w:t>Thematic Mapper</w:t>
      </w:r>
    </w:p>
  </w:footnote>
  <w:footnote w:id="18">
    <w:p w14:paraId="658BB66D" w14:textId="21D991F9" w:rsidR="00F4689E" w:rsidRPr="00015E97" w:rsidRDefault="00F4689E">
      <w:pPr>
        <w:pStyle w:val="FootnoteText"/>
        <w:rPr>
          <w:sz w:val="18"/>
          <w:szCs w:val="18"/>
          <w:lang w:val="en-CA"/>
          <w:rPrChange w:id="61" w:author="Geoffrey Hay" w:date="2025-06-28T21:18:00Z" w16du:dateUtc="2025-06-29T03:18:00Z">
            <w:rPr/>
          </w:rPrChange>
        </w:rPr>
      </w:pPr>
      <w:r w:rsidRPr="00015E97">
        <w:rPr>
          <w:rStyle w:val="FootnoteReference"/>
          <w:sz w:val="18"/>
          <w:szCs w:val="18"/>
        </w:rPr>
        <w:footnoteRef/>
      </w:r>
      <w:r w:rsidRPr="00015E97">
        <w:rPr>
          <w:sz w:val="18"/>
          <w:szCs w:val="18"/>
        </w:rPr>
        <w:t xml:space="preserve"> https://airbornescience.nasa.gov/instrument/MODIS_ASTER_Airborne_Simulator</w:t>
      </w:r>
    </w:p>
  </w:footnote>
  <w:footnote w:id="19">
    <w:p w14:paraId="422492E0" w14:textId="1F71647C" w:rsidR="00251900" w:rsidRPr="00015E97" w:rsidRDefault="00251900">
      <w:pPr>
        <w:pStyle w:val="FootnoteText"/>
        <w:rPr>
          <w:sz w:val="18"/>
          <w:szCs w:val="18"/>
          <w:lang w:val="en-CA"/>
          <w:rPrChange w:id="63" w:author="Geoffrey Hay" w:date="2025-06-28T21:12:00Z" w16du:dateUtc="2025-06-29T03:12:00Z">
            <w:rPr/>
          </w:rPrChange>
        </w:rPr>
      </w:pPr>
      <w:r w:rsidRPr="00015E97">
        <w:rPr>
          <w:rStyle w:val="FootnoteReference"/>
          <w:sz w:val="18"/>
          <w:szCs w:val="18"/>
        </w:rPr>
        <w:footnoteRef/>
      </w:r>
      <w:r w:rsidRPr="00015E97">
        <w:rPr>
          <w:sz w:val="18"/>
          <w:szCs w:val="18"/>
        </w:rPr>
        <w:t xml:space="preserve"> https://hytes.jpl.nasa.gov/</w:t>
      </w:r>
    </w:p>
  </w:footnote>
  <w:footnote w:id="20">
    <w:p w14:paraId="34DF611E" w14:textId="44EA7A3F" w:rsidR="00251900" w:rsidRPr="00251900" w:rsidRDefault="00251900">
      <w:pPr>
        <w:pStyle w:val="FootnoteText"/>
        <w:rPr>
          <w:lang w:val="en-CA"/>
          <w:rPrChange w:id="64" w:author="Geoffrey Hay" w:date="2025-06-28T21:15:00Z" w16du:dateUtc="2025-06-29T03:15:00Z">
            <w:rPr/>
          </w:rPrChange>
        </w:rPr>
      </w:pPr>
      <w:r w:rsidRPr="00015E97">
        <w:rPr>
          <w:rStyle w:val="FootnoteReference"/>
          <w:sz w:val="18"/>
          <w:szCs w:val="18"/>
        </w:rPr>
        <w:footnoteRef/>
      </w:r>
      <w:r w:rsidRPr="00015E97">
        <w:rPr>
          <w:sz w:val="18"/>
          <w:szCs w:val="18"/>
        </w:rPr>
        <w:t xml:space="preserve"> https://www.itres.com/wp-content/uploads/2022/12/TABI-1800.pdf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7AEF" w14:textId="77777777" w:rsidR="00AF4EF0" w:rsidRDefault="00AF4EF0" w:rsidP="00AF4EF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CF0B" w14:textId="77777777" w:rsidR="002A1F0E" w:rsidRPr="00EE6C9D" w:rsidRDefault="00AF4EF0" w:rsidP="00C17A75">
    <w:pPr>
      <w:tabs>
        <w:tab w:val="right" w:pos="10466"/>
      </w:tabs>
      <w:adjustRightInd w:val="0"/>
      <w:snapToGrid w:val="0"/>
      <w:spacing w:line="240" w:lineRule="auto"/>
      <w:rPr>
        <w:sz w:val="16"/>
      </w:rPr>
    </w:pPr>
    <w:r>
      <w:rPr>
        <w:i/>
        <w:sz w:val="16"/>
      </w:rPr>
      <w:t xml:space="preserve">Remote Sens. </w:t>
    </w:r>
    <w:r w:rsidR="00EE6C9D">
      <w:rPr>
        <w:b/>
        <w:sz w:val="16"/>
      </w:rPr>
      <w:t>2025</w:t>
    </w:r>
    <w:r w:rsidR="00046F7B" w:rsidRPr="00046F7B">
      <w:rPr>
        <w:sz w:val="16"/>
      </w:rPr>
      <w:t>,</w:t>
    </w:r>
    <w:r w:rsidR="00EE6C9D">
      <w:rPr>
        <w:i/>
        <w:sz w:val="16"/>
      </w:rPr>
      <w:t xml:space="preserve"> 17</w:t>
    </w:r>
    <w:r w:rsidR="00011DEF">
      <w:rPr>
        <w:sz w:val="16"/>
      </w:rPr>
      <w:t xml:space="preserve">, x </w:t>
    </w:r>
    <w:r w:rsidR="00EE6C9D">
      <w:rPr>
        <w:sz w:val="16"/>
      </w:rPr>
      <w:t>FOR PEER REVIEW</w:t>
    </w:r>
    <w:r w:rsidR="00EE6C9D">
      <w:rPr>
        <w:sz w:val="16"/>
      </w:rPr>
      <w:ptab w:relativeTo="margin" w:alignment="right" w:leader="none"/>
    </w:r>
    <w:r w:rsidR="00EE6C9D">
      <w:rPr>
        <w:sz w:val="16"/>
      </w:rPr>
      <w:fldChar w:fldCharType="begin"/>
    </w:r>
    <w:r w:rsidR="00EE6C9D">
      <w:rPr>
        <w:sz w:val="16"/>
      </w:rPr>
      <w:instrText xml:space="preserve"> PAGE   \* MERGEFORMAT </w:instrText>
    </w:r>
    <w:r w:rsidR="00EE6C9D">
      <w:rPr>
        <w:sz w:val="16"/>
      </w:rPr>
      <w:fldChar w:fldCharType="separate"/>
    </w:r>
    <w:r w:rsidR="00EE6C9D">
      <w:rPr>
        <w:sz w:val="16"/>
      </w:rPr>
      <w:t>2</w:t>
    </w:r>
    <w:r w:rsidR="00EE6C9D">
      <w:rPr>
        <w:sz w:val="16"/>
      </w:rPr>
      <w:fldChar w:fldCharType="end"/>
    </w:r>
    <w:r w:rsidR="00EE6C9D">
      <w:rPr>
        <w:sz w:val="16"/>
      </w:rPr>
      <w:t xml:space="preserve"> of </w:t>
    </w:r>
    <w:r w:rsidR="00EE6C9D">
      <w:rPr>
        <w:sz w:val="16"/>
      </w:rPr>
      <w:fldChar w:fldCharType="begin"/>
    </w:r>
    <w:r w:rsidR="00EE6C9D">
      <w:rPr>
        <w:sz w:val="16"/>
      </w:rPr>
      <w:instrText xml:space="preserve"> NUMPAGES   \* MERGEFORMAT </w:instrText>
    </w:r>
    <w:r w:rsidR="00EE6C9D">
      <w:rPr>
        <w:sz w:val="16"/>
      </w:rPr>
      <w:fldChar w:fldCharType="separate"/>
    </w:r>
    <w:r w:rsidR="00EE6C9D">
      <w:rPr>
        <w:sz w:val="16"/>
      </w:rPr>
      <w:t>8</w:t>
    </w:r>
    <w:r w:rsidR="00EE6C9D">
      <w:rPr>
        <w:sz w:val="16"/>
      </w:rPr>
      <w:fldChar w:fldCharType="end"/>
    </w:r>
  </w:p>
  <w:p w14:paraId="747F935D" w14:textId="77777777" w:rsidR="00AF4EF0" w:rsidRPr="00BA2DE7" w:rsidRDefault="00AF4EF0" w:rsidP="00BC17A1">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CellMar>
        <w:left w:w="0" w:type="dxa"/>
        <w:right w:w="0" w:type="dxa"/>
      </w:tblCellMar>
      <w:tblLook w:val="04A0" w:firstRow="1" w:lastRow="0" w:firstColumn="1" w:lastColumn="0" w:noHBand="0" w:noVBand="1"/>
    </w:tblPr>
    <w:tblGrid>
      <w:gridCol w:w="3678"/>
      <w:gridCol w:w="4535"/>
      <w:gridCol w:w="2273"/>
    </w:tblGrid>
    <w:tr w:rsidR="002A1F0E" w:rsidRPr="00C17A75" w14:paraId="6CAEB511" w14:textId="77777777" w:rsidTr="00A540A8">
      <w:trPr>
        <w:trHeight w:val="686"/>
      </w:trPr>
      <w:tc>
        <w:tcPr>
          <w:tcW w:w="3678" w:type="dxa"/>
          <w:vAlign w:val="center"/>
        </w:tcPr>
        <w:p w14:paraId="6FF4E636" w14:textId="77777777" w:rsidR="002A1F0E" w:rsidRPr="002B6F87" w:rsidRDefault="005167FA" w:rsidP="00C17A75">
          <w:pPr>
            <w:pStyle w:val="Header"/>
            <w:pBdr>
              <w:bottom w:val="none" w:sz="0" w:space="0" w:color="auto"/>
            </w:pBdr>
            <w:jc w:val="left"/>
            <w:rPr>
              <w:rFonts w:eastAsia="DengXian"/>
              <w:b/>
              <w:bCs/>
            </w:rPr>
          </w:pPr>
          <w:r>
            <w:rPr>
              <w:rFonts w:eastAsia="DengXian"/>
              <w:b/>
              <w:bCs/>
              <w:noProof/>
            </w:rPr>
            <w:drawing>
              <wp:inline distT="0" distB="0" distL="0" distR="0" wp14:anchorId="17FA2324" wp14:editId="7222D6BF">
                <wp:extent cx="1907493" cy="432000"/>
                <wp:effectExtent l="0" t="0" r="0" b="6350"/>
                <wp:docPr id="35642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22438" name=""/>
                        <pic:cNvPicPr/>
                      </pic:nvPicPr>
                      <pic:blipFill>
                        <a:blip r:embed="rId1"/>
                        <a:stretch>
                          <a:fillRect/>
                        </a:stretch>
                      </pic:blipFill>
                      <pic:spPr>
                        <a:xfrm>
                          <a:off x="0" y="0"/>
                          <a:ext cx="1907493" cy="432000"/>
                        </a:xfrm>
                        <a:prstGeom prst="rect">
                          <a:avLst/>
                        </a:prstGeom>
                      </pic:spPr>
                    </pic:pic>
                  </a:graphicData>
                </a:graphic>
              </wp:inline>
            </w:drawing>
          </w:r>
        </w:p>
      </w:tc>
      <w:tc>
        <w:tcPr>
          <w:tcW w:w="4535" w:type="dxa"/>
          <w:vAlign w:val="center"/>
        </w:tcPr>
        <w:p w14:paraId="213088D3" w14:textId="77777777" w:rsidR="002A1F0E" w:rsidRPr="002B6F87" w:rsidRDefault="002A1F0E" w:rsidP="00C17A75">
          <w:pPr>
            <w:pStyle w:val="Header"/>
            <w:pBdr>
              <w:bottom w:val="none" w:sz="0" w:space="0" w:color="auto"/>
            </w:pBdr>
            <w:rPr>
              <w:rFonts w:eastAsia="DengXian"/>
              <w:b/>
              <w:bCs/>
            </w:rPr>
          </w:pPr>
        </w:p>
      </w:tc>
      <w:tc>
        <w:tcPr>
          <w:tcW w:w="2273" w:type="dxa"/>
          <w:vAlign w:val="center"/>
        </w:tcPr>
        <w:p w14:paraId="5DFDCD02" w14:textId="77777777" w:rsidR="002A1F0E" w:rsidRPr="002B6F87" w:rsidRDefault="00A540A8" w:rsidP="00A540A8">
          <w:pPr>
            <w:pStyle w:val="Header"/>
            <w:pBdr>
              <w:bottom w:val="none" w:sz="0" w:space="0" w:color="auto"/>
            </w:pBdr>
            <w:jc w:val="right"/>
            <w:rPr>
              <w:rFonts w:eastAsia="DengXian"/>
              <w:b/>
              <w:bCs/>
            </w:rPr>
          </w:pPr>
          <w:r>
            <w:rPr>
              <w:rFonts w:eastAsia="DengXian"/>
              <w:b/>
              <w:bCs/>
              <w:noProof/>
            </w:rPr>
            <w:drawing>
              <wp:inline distT="0" distB="0" distL="0" distR="0" wp14:anchorId="3D953FD8" wp14:editId="21BF0F06">
                <wp:extent cx="540000" cy="360000"/>
                <wp:effectExtent l="0" t="0" r="0" b="2540"/>
                <wp:docPr id="1065493827" name="Picture 1"/>
                <wp:cNvGraphicFramePr/>
                <a:graphic xmlns:a="http://schemas.openxmlformats.org/drawingml/2006/main">
                  <a:graphicData uri="http://schemas.openxmlformats.org/drawingml/2006/picture">
                    <pic:pic xmlns:pic="http://schemas.openxmlformats.org/drawingml/2006/picture">
                      <pic:nvPicPr>
                        <pic:cNvPr id="1065493827" name=""/>
                        <pic:cNvPicPr/>
                      </pic:nvPicPr>
                      <pic:blipFill>
                        <a:blip r:embed="rId2"/>
                        <a:stretch>
                          <a:fillRect/>
                        </a:stretch>
                      </pic:blipFill>
                      <pic:spPr>
                        <a:xfrm>
                          <a:off x="0" y="0"/>
                          <a:ext cx="540000" cy="360000"/>
                        </a:xfrm>
                        <a:prstGeom prst="rect">
                          <a:avLst/>
                        </a:prstGeom>
                      </pic:spPr>
                    </pic:pic>
                  </a:graphicData>
                </a:graphic>
              </wp:inline>
            </w:drawing>
          </w:r>
        </w:p>
      </w:tc>
    </w:tr>
  </w:tbl>
  <w:p w14:paraId="05654A3C" w14:textId="77777777" w:rsidR="00AF4EF0" w:rsidRPr="002A1F0E" w:rsidRDefault="00AF4EF0" w:rsidP="00EE6C9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F25"/>
    <w:multiLevelType w:val="hybridMultilevel"/>
    <w:tmpl w:val="6A0604FA"/>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FA36F1"/>
    <w:multiLevelType w:val="hybridMultilevel"/>
    <w:tmpl w:val="1FD6DADA"/>
    <w:lvl w:ilvl="0" w:tplc="FF30643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7723B"/>
    <w:multiLevelType w:val="hybridMultilevel"/>
    <w:tmpl w:val="392A8200"/>
    <w:lvl w:ilvl="0" w:tplc="04090005">
      <w:start w:val="1"/>
      <w:numFmt w:val="bullet"/>
      <w:lvlText w:val=""/>
      <w:lvlJc w:val="left"/>
      <w:pPr>
        <w:ind w:left="2968" w:hanging="360"/>
      </w:pPr>
      <w:rPr>
        <w:rFonts w:ascii="Wingdings" w:hAnsi="Wingdings" w:hint="default"/>
      </w:rPr>
    </w:lvl>
    <w:lvl w:ilvl="1" w:tplc="04090003" w:tentative="1">
      <w:start w:val="1"/>
      <w:numFmt w:val="bullet"/>
      <w:lvlText w:val="o"/>
      <w:lvlJc w:val="left"/>
      <w:pPr>
        <w:ind w:left="3688" w:hanging="360"/>
      </w:pPr>
      <w:rPr>
        <w:rFonts w:ascii="Courier New" w:hAnsi="Courier New" w:cs="Courier New" w:hint="default"/>
      </w:rPr>
    </w:lvl>
    <w:lvl w:ilvl="2" w:tplc="04090005" w:tentative="1">
      <w:start w:val="1"/>
      <w:numFmt w:val="bullet"/>
      <w:lvlText w:val=""/>
      <w:lvlJc w:val="left"/>
      <w:pPr>
        <w:ind w:left="4408" w:hanging="360"/>
      </w:pPr>
      <w:rPr>
        <w:rFonts w:ascii="Wingdings" w:hAnsi="Wingdings" w:hint="default"/>
      </w:rPr>
    </w:lvl>
    <w:lvl w:ilvl="3" w:tplc="04090001" w:tentative="1">
      <w:start w:val="1"/>
      <w:numFmt w:val="bullet"/>
      <w:lvlText w:val=""/>
      <w:lvlJc w:val="left"/>
      <w:pPr>
        <w:ind w:left="5128" w:hanging="360"/>
      </w:pPr>
      <w:rPr>
        <w:rFonts w:ascii="Symbol" w:hAnsi="Symbol" w:hint="default"/>
      </w:rPr>
    </w:lvl>
    <w:lvl w:ilvl="4" w:tplc="04090003" w:tentative="1">
      <w:start w:val="1"/>
      <w:numFmt w:val="bullet"/>
      <w:lvlText w:val="o"/>
      <w:lvlJc w:val="left"/>
      <w:pPr>
        <w:ind w:left="5848" w:hanging="360"/>
      </w:pPr>
      <w:rPr>
        <w:rFonts w:ascii="Courier New" w:hAnsi="Courier New" w:cs="Courier New" w:hint="default"/>
      </w:rPr>
    </w:lvl>
    <w:lvl w:ilvl="5" w:tplc="04090005" w:tentative="1">
      <w:start w:val="1"/>
      <w:numFmt w:val="bullet"/>
      <w:lvlText w:val=""/>
      <w:lvlJc w:val="left"/>
      <w:pPr>
        <w:ind w:left="6568" w:hanging="360"/>
      </w:pPr>
      <w:rPr>
        <w:rFonts w:ascii="Wingdings" w:hAnsi="Wingdings" w:hint="default"/>
      </w:rPr>
    </w:lvl>
    <w:lvl w:ilvl="6" w:tplc="04090001" w:tentative="1">
      <w:start w:val="1"/>
      <w:numFmt w:val="bullet"/>
      <w:lvlText w:val=""/>
      <w:lvlJc w:val="left"/>
      <w:pPr>
        <w:ind w:left="7288" w:hanging="360"/>
      </w:pPr>
      <w:rPr>
        <w:rFonts w:ascii="Symbol" w:hAnsi="Symbol" w:hint="default"/>
      </w:rPr>
    </w:lvl>
    <w:lvl w:ilvl="7" w:tplc="04090003" w:tentative="1">
      <w:start w:val="1"/>
      <w:numFmt w:val="bullet"/>
      <w:lvlText w:val="o"/>
      <w:lvlJc w:val="left"/>
      <w:pPr>
        <w:ind w:left="8008" w:hanging="360"/>
      </w:pPr>
      <w:rPr>
        <w:rFonts w:ascii="Courier New" w:hAnsi="Courier New" w:cs="Courier New" w:hint="default"/>
      </w:rPr>
    </w:lvl>
    <w:lvl w:ilvl="8" w:tplc="04090005" w:tentative="1">
      <w:start w:val="1"/>
      <w:numFmt w:val="bullet"/>
      <w:lvlText w:val=""/>
      <w:lvlJc w:val="left"/>
      <w:pPr>
        <w:ind w:left="8728" w:hanging="360"/>
      </w:pPr>
      <w:rPr>
        <w:rFonts w:ascii="Wingdings" w:hAnsi="Wingdings" w:hint="default"/>
      </w:rPr>
    </w:lvl>
  </w:abstractNum>
  <w:abstractNum w:abstractNumId="3" w15:restartNumberingAfterBreak="0">
    <w:nsid w:val="15214BE9"/>
    <w:multiLevelType w:val="hybridMultilevel"/>
    <w:tmpl w:val="9C1ECD9C"/>
    <w:lvl w:ilvl="0" w:tplc="04090005">
      <w:start w:val="1"/>
      <w:numFmt w:val="bullet"/>
      <w:lvlText w:val=""/>
      <w:lvlJc w:val="left"/>
      <w:pPr>
        <w:ind w:left="3753" w:hanging="360"/>
      </w:pPr>
      <w:rPr>
        <w:rFonts w:ascii="Wingdings" w:hAnsi="Wingdings" w:hint="default"/>
      </w:rPr>
    </w:lvl>
    <w:lvl w:ilvl="1" w:tplc="04090003" w:tentative="1">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4" w15:restartNumberingAfterBreak="0">
    <w:nsid w:val="18B468F5"/>
    <w:multiLevelType w:val="hybridMultilevel"/>
    <w:tmpl w:val="56E05072"/>
    <w:lvl w:ilvl="0" w:tplc="15825BC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4C210D"/>
    <w:multiLevelType w:val="hybridMultilevel"/>
    <w:tmpl w:val="E4401336"/>
    <w:lvl w:ilvl="0" w:tplc="A0EAB3E4">
      <w:start w:val="1"/>
      <w:numFmt w:val="decimal"/>
      <w:lvlText w:val="%1."/>
      <w:lvlJc w:val="left"/>
      <w:pPr>
        <w:ind w:left="2968" w:hanging="360"/>
      </w:pPr>
      <w:rPr>
        <w:rFonts w:hint="default"/>
      </w:rPr>
    </w:lvl>
    <w:lvl w:ilvl="1" w:tplc="04090019" w:tentative="1">
      <w:start w:val="1"/>
      <w:numFmt w:val="lowerLetter"/>
      <w:lvlText w:val="%2."/>
      <w:lvlJc w:val="left"/>
      <w:pPr>
        <w:ind w:left="3688" w:hanging="360"/>
      </w:pPr>
    </w:lvl>
    <w:lvl w:ilvl="2" w:tplc="0409001B" w:tentative="1">
      <w:start w:val="1"/>
      <w:numFmt w:val="lowerRoman"/>
      <w:lvlText w:val="%3."/>
      <w:lvlJc w:val="right"/>
      <w:pPr>
        <w:ind w:left="4408" w:hanging="180"/>
      </w:pPr>
    </w:lvl>
    <w:lvl w:ilvl="3" w:tplc="0409000F" w:tentative="1">
      <w:start w:val="1"/>
      <w:numFmt w:val="decimal"/>
      <w:lvlText w:val="%4."/>
      <w:lvlJc w:val="left"/>
      <w:pPr>
        <w:ind w:left="5128" w:hanging="360"/>
      </w:pPr>
    </w:lvl>
    <w:lvl w:ilvl="4" w:tplc="04090019" w:tentative="1">
      <w:start w:val="1"/>
      <w:numFmt w:val="lowerLetter"/>
      <w:lvlText w:val="%5."/>
      <w:lvlJc w:val="left"/>
      <w:pPr>
        <w:ind w:left="5848" w:hanging="360"/>
      </w:pPr>
    </w:lvl>
    <w:lvl w:ilvl="5" w:tplc="0409001B" w:tentative="1">
      <w:start w:val="1"/>
      <w:numFmt w:val="lowerRoman"/>
      <w:lvlText w:val="%6."/>
      <w:lvlJc w:val="right"/>
      <w:pPr>
        <w:ind w:left="6568" w:hanging="180"/>
      </w:pPr>
    </w:lvl>
    <w:lvl w:ilvl="6" w:tplc="0409000F" w:tentative="1">
      <w:start w:val="1"/>
      <w:numFmt w:val="decimal"/>
      <w:lvlText w:val="%7."/>
      <w:lvlJc w:val="left"/>
      <w:pPr>
        <w:ind w:left="7288" w:hanging="360"/>
      </w:pPr>
    </w:lvl>
    <w:lvl w:ilvl="7" w:tplc="04090019" w:tentative="1">
      <w:start w:val="1"/>
      <w:numFmt w:val="lowerLetter"/>
      <w:lvlText w:val="%8."/>
      <w:lvlJc w:val="left"/>
      <w:pPr>
        <w:ind w:left="8008" w:hanging="360"/>
      </w:pPr>
    </w:lvl>
    <w:lvl w:ilvl="8" w:tplc="0409001B" w:tentative="1">
      <w:start w:val="1"/>
      <w:numFmt w:val="lowerRoman"/>
      <w:lvlText w:val="%9."/>
      <w:lvlJc w:val="right"/>
      <w:pPr>
        <w:ind w:left="8728" w:hanging="180"/>
      </w:pPr>
    </w:lvl>
  </w:abstractNum>
  <w:abstractNum w:abstractNumId="6"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9"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E34471"/>
    <w:multiLevelType w:val="multilevel"/>
    <w:tmpl w:val="935A8A06"/>
    <w:lvl w:ilvl="0">
      <w:start w:val="1"/>
      <w:numFmt w:val="bullet"/>
      <w:lvlText w:val=""/>
      <w:lvlJc w:val="left"/>
      <w:pPr>
        <w:ind w:left="3328" w:hanging="360"/>
      </w:pPr>
      <w:rPr>
        <w:rFonts w:ascii="Wingdings" w:hAnsi="Wingdings" w:hint="default"/>
        <w:sz w:val="20"/>
      </w:rPr>
    </w:lvl>
    <w:lvl w:ilvl="1" w:tentative="1">
      <w:start w:val="1"/>
      <w:numFmt w:val="bullet"/>
      <w:lvlText w:val="o"/>
      <w:lvlJc w:val="left"/>
      <w:pPr>
        <w:tabs>
          <w:tab w:val="num" w:pos="4048"/>
        </w:tabs>
        <w:ind w:left="4048" w:hanging="360"/>
      </w:pPr>
      <w:rPr>
        <w:rFonts w:ascii="Courier New" w:hAnsi="Courier New" w:hint="default"/>
        <w:sz w:val="20"/>
      </w:rPr>
    </w:lvl>
    <w:lvl w:ilvl="2" w:tentative="1">
      <w:start w:val="1"/>
      <w:numFmt w:val="bullet"/>
      <w:lvlText w:val=""/>
      <w:lvlJc w:val="left"/>
      <w:pPr>
        <w:tabs>
          <w:tab w:val="num" w:pos="4768"/>
        </w:tabs>
        <w:ind w:left="4768" w:hanging="360"/>
      </w:pPr>
      <w:rPr>
        <w:rFonts w:ascii="Wingdings" w:hAnsi="Wingdings" w:hint="default"/>
        <w:sz w:val="20"/>
      </w:rPr>
    </w:lvl>
    <w:lvl w:ilvl="3" w:tentative="1">
      <w:start w:val="1"/>
      <w:numFmt w:val="bullet"/>
      <w:lvlText w:val=""/>
      <w:lvlJc w:val="left"/>
      <w:pPr>
        <w:tabs>
          <w:tab w:val="num" w:pos="5488"/>
        </w:tabs>
        <w:ind w:left="5488" w:hanging="360"/>
      </w:pPr>
      <w:rPr>
        <w:rFonts w:ascii="Wingdings" w:hAnsi="Wingdings" w:hint="default"/>
        <w:sz w:val="20"/>
      </w:rPr>
    </w:lvl>
    <w:lvl w:ilvl="4" w:tentative="1">
      <w:start w:val="1"/>
      <w:numFmt w:val="bullet"/>
      <w:lvlText w:val=""/>
      <w:lvlJc w:val="left"/>
      <w:pPr>
        <w:tabs>
          <w:tab w:val="num" w:pos="6208"/>
        </w:tabs>
        <w:ind w:left="6208" w:hanging="360"/>
      </w:pPr>
      <w:rPr>
        <w:rFonts w:ascii="Wingdings" w:hAnsi="Wingdings" w:hint="default"/>
        <w:sz w:val="20"/>
      </w:rPr>
    </w:lvl>
    <w:lvl w:ilvl="5" w:tentative="1">
      <w:start w:val="1"/>
      <w:numFmt w:val="bullet"/>
      <w:lvlText w:val=""/>
      <w:lvlJc w:val="left"/>
      <w:pPr>
        <w:tabs>
          <w:tab w:val="num" w:pos="6928"/>
        </w:tabs>
        <w:ind w:left="6928" w:hanging="360"/>
      </w:pPr>
      <w:rPr>
        <w:rFonts w:ascii="Wingdings" w:hAnsi="Wingdings" w:hint="default"/>
        <w:sz w:val="20"/>
      </w:rPr>
    </w:lvl>
    <w:lvl w:ilvl="6" w:tentative="1">
      <w:start w:val="1"/>
      <w:numFmt w:val="bullet"/>
      <w:lvlText w:val=""/>
      <w:lvlJc w:val="left"/>
      <w:pPr>
        <w:tabs>
          <w:tab w:val="num" w:pos="7648"/>
        </w:tabs>
        <w:ind w:left="7648" w:hanging="360"/>
      </w:pPr>
      <w:rPr>
        <w:rFonts w:ascii="Wingdings" w:hAnsi="Wingdings" w:hint="default"/>
        <w:sz w:val="20"/>
      </w:rPr>
    </w:lvl>
    <w:lvl w:ilvl="7" w:tentative="1">
      <w:start w:val="1"/>
      <w:numFmt w:val="bullet"/>
      <w:lvlText w:val=""/>
      <w:lvlJc w:val="left"/>
      <w:pPr>
        <w:tabs>
          <w:tab w:val="num" w:pos="8368"/>
        </w:tabs>
        <w:ind w:left="8368" w:hanging="360"/>
      </w:pPr>
      <w:rPr>
        <w:rFonts w:ascii="Wingdings" w:hAnsi="Wingdings" w:hint="default"/>
        <w:sz w:val="20"/>
      </w:rPr>
    </w:lvl>
    <w:lvl w:ilvl="8" w:tentative="1">
      <w:start w:val="1"/>
      <w:numFmt w:val="bullet"/>
      <w:lvlText w:val=""/>
      <w:lvlJc w:val="left"/>
      <w:pPr>
        <w:tabs>
          <w:tab w:val="num" w:pos="9088"/>
        </w:tabs>
        <w:ind w:left="9088" w:hanging="360"/>
      </w:pPr>
      <w:rPr>
        <w:rFonts w:ascii="Wingdings" w:hAnsi="Wingdings" w:hint="default"/>
        <w:sz w:val="20"/>
      </w:rPr>
    </w:lvl>
  </w:abstractNum>
  <w:abstractNum w:abstractNumId="11" w15:restartNumberingAfterBreak="0">
    <w:nsid w:val="3215122E"/>
    <w:multiLevelType w:val="hybridMultilevel"/>
    <w:tmpl w:val="36B04B9A"/>
    <w:lvl w:ilvl="0" w:tplc="04090005">
      <w:start w:val="1"/>
      <w:numFmt w:val="bullet"/>
      <w:lvlText w:val=""/>
      <w:lvlJc w:val="left"/>
      <w:pPr>
        <w:ind w:left="3753" w:hanging="360"/>
      </w:pPr>
      <w:rPr>
        <w:rFonts w:ascii="Wingdings" w:hAnsi="Wingdings" w:hint="default"/>
      </w:rPr>
    </w:lvl>
    <w:lvl w:ilvl="1" w:tplc="04090003" w:tentative="1">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12"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3" w15:restartNumberingAfterBreak="0">
    <w:nsid w:val="378C3EEA"/>
    <w:multiLevelType w:val="hybridMultilevel"/>
    <w:tmpl w:val="205E0EF0"/>
    <w:lvl w:ilvl="0" w:tplc="4A1EE61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B54D3"/>
    <w:multiLevelType w:val="hybridMultilevel"/>
    <w:tmpl w:val="F10C18C6"/>
    <w:lvl w:ilvl="0" w:tplc="A9722A0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5" w15:restartNumberingAfterBreak="0">
    <w:nsid w:val="42487AE5"/>
    <w:multiLevelType w:val="multilevel"/>
    <w:tmpl w:val="34D4FA02"/>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8" w15:restartNumberingAfterBreak="0">
    <w:nsid w:val="624D65E7"/>
    <w:multiLevelType w:val="hybridMultilevel"/>
    <w:tmpl w:val="21F03F86"/>
    <w:lvl w:ilvl="0" w:tplc="04090005">
      <w:start w:val="1"/>
      <w:numFmt w:val="bullet"/>
      <w:lvlText w:val=""/>
      <w:lvlJc w:val="left"/>
      <w:pPr>
        <w:ind w:left="2968" w:hanging="360"/>
      </w:pPr>
      <w:rPr>
        <w:rFonts w:ascii="Wingdings" w:hAnsi="Wingdings" w:hint="default"/>
      </w:rPr>
    </w:lvl>
    <w:lvl w:ilvl="1" w:tplc="04090003" w:tentative="1">
      <w:start w:val="1"/>
      <w:numFmt w:val="bullet"/>
      <w:lvlText w:val="o"/>
      <w:lvlJc w:val="left"/>
      <w:pPr>
        <w:ind w:left="3688" w:hanging="360"/>
      </w:pPr>
      <w:rPr>
        <w:rFonts w:ascii="Courier New" w:hAnsi="Courier New" w:cs="Courier New" w:hint="default"/>
      </w:rPr>
    </w:lvl>
    <w:lvl w:ilvl="2" w:tplc="04090005" w:tentative="1">
      <w:start w:val="1"/>
      <w:numFmt w:val="bullet"/>
      <w:lvlText w:val=""/>
      <w:lvlJc w:val="left"/>
      <w:pPr>
        <w:ind w:left="4408" w:hanging="360"/>
      </w:pPr>
      <w:rPr>
        <w:rFonts w:ascii="Wingdings" w:hAnsi="Wingdings" w:hint="default"/>
      </w:rPr>
    </w:lvl>
    <w:lvl w:ilvl="3" w:tplc="04090001" w:tentative="1">
      <w:start w:val="1"/>
      <w:numFmt w:val="bullet"/>
      <w:lvlText w:val=""/>
      <w:lvlJc w:val="left"/>
      <w:pPr>
        <w:ind w:left="5128" w:hanging="360"/>
      </w:pPr>
      <w:rPr>
        <w:rFonts w:ascii="Symbol" w:hAnsi="Symbol" w:hint="default"/>
      </w:rPr>
    </w:lvl>
    <w:lvl w:ilvl="4" w:tplc="04090003" w:tentative="1">
      <w:start w:val="1"/>
      <w:numFmt w:val="bullet"/>
      <w:lvlText w:val="o"/>
      <w:lvlJc w:val="left"/>
      <w:pPr>
        <w:ind w:left="5848" w:hanging="360"/>
      </w:pPr>
      <w:rPr>
        <w:rFonts w:ascii="Courier New" w:hAnsi="Courier New" w:cs="Courier New" w:hint="default"/>
      </w:rPr>
    </w:lvl>
    <w:lvl w:ilvl="5" w:tplc="04090005" w:tentative="1">
      <w:start w:val="1"/>
      <w:numFmt w:val="bullet"/>
      <w:lvlText w:val=""/>
      <w:lvlJc w:val="left"/>
      <w:pPr>
        <w:ind w:left="6568" w:hanging="360"/>
      </w:pPr>
      <w:rPr>
        <w:rFonts w:ascii="Wingdings" w:hAnsi="Wingdings" w:hint="default"/>
      </w:rPr>
    </w:lvl>
    <w:lvl w:ilvl="6" w:tplc="04090001" w:tentative="1">
      <w:start w:val="1"/>
      <w:numFmt w:val="bullet"/>
      <w:lvlText w:val=""/>
      <w:lvlJc w:val="left"/>
      <w:pPr>
        <w:ind w:left="7288" w:hanging="360"/>
      </w:pPr>
      <w:rPr>
        <w:rFonts w:ascii="Symbol" w:hAnsi="Symbol" w:hint="default"/>
      </w:rPr>
    </w:lvl>
    <w:lvl w:ilvl="7" w:tplc="04090003" w:tentative="1">
      <w:start w:val="1"/>
      <w:numFmt w:val="bullet"/>
      <w:lvlText w:val="o"/>
      <w:lvlJc w:val="left"/>
      <w:pPr>
        <w:ind w:left="8008" w:hanging="360"/>
      </w:pPr>
      <w:rPr>
        <w:rFonts w:ascii="Courier New" w:hAnsi="Courier New" w:cs="Courier New" w:hint="default"/>
      </w:rPr>
    </w:lvl>
    <w:lvl w:ilvl="8" w:tplc="04090005" w:tentative="1">
      <w:start w:val="1"/>
      <w:numFmt w:val="bullet"/>
      <w:lvlText w:val=""/>
      <w:lvlJc w:val="left"/>
      <w:pPr>
        <w:ind w:left="8728" w:hanging="360"/>
      </w:pPr>
      <w:rPr>
        <w:rFonts w:ascii="Wingdings" w:hAnsi="Wingdings" w:hint="default"/>
      </w:rPr>
    </w:lvl>
  </w:abstractNum>
  <w:abstractNum w:abstractNumId="19" w15:restartNumberingAfterBreak="0">
    <w:nsid w:val="63F203D7"/>
    <w:multiLevelType w:val="hybridMultilevel"/>
    <w:tmpl w:val="00D2E9A8"/>
    <w:lvl w:ilvl="0" w:tplc="04090005">
      <w:start w:val="1"/>
      <w:numFmt w:val="bullet"/>
      <w:lvlText w:val=""/>
      <w:lvlJc w:val="left"/>
      <w:pPr>
        <w:ind w:left="3753" w:hanging="360"/>
      </w:pPr>
      <w:rPr>
        <w:rFonts w:ascii="Wingdings" w:hAnsi="Wingdings" w:hint="default"/>
      </w:rPr>
    </w:lvl>
    <w:lvl w:ilvl="1" w:tplc="04090003" w:tentative="1">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2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7255D"/>
    <w:multiLevelType w:val="multilevel"/>
    <w:tmpl w:val="422AB0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8804142">
    <w:abstractNumId w:val="8"/>
  </w:num>
  <w:num w:numId="2" w16cid:durableId="635261278">
    <w:abstractNumId w:val="12"/>
  </w:num>
  <w:num w:numId="3" w16cid:durableId="77216493">
    <w:abstractNumId w:val="7"/>
  </w:num>
  <w:num w:numId="4" w16cid:durableId="332608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2482102">
    <w:abstractNumId w:val="9"/>
  </w:num>
  <w:num w:numId="6" w16cid:durableId="275523985">
    <w:abstractNumId w:val="17"/>
  </w:num>
  <w:num w:numId="7" w16cid:durableId="1066802184">
    <w:abstractNumId w:val="6"/>
  </w:num>
  <w:num w:numId="8" w16cid:durableId="292104655">
    <w:abstractNumId w:val="17"/>
  </w:num>
  <w:num w:numId="9" w16cid:durableId="1445803672">
    <w:abstractNumId w:val="6"/>
  </w:num>
  <w:num w:numId="10" w16cid:durableId="532153886">
    <w:abstractNumId w:val="17"/>
  </w:num>
  <w:num w:numId="11" w16cid:durableId="511457512">
    <w:abstractNumId w:val="6"/>
  </w:num>
  <w:num w:numId="12" w16cid:durableId="1254556151">
    <w:abstractNumId w:val="20"/>
  </w:num>
  <w:num w:numId="13" w16cid:durableId="711537677">
    <w:abstractNumId w:val="17"/>
  </w:num>
  <w:num w:numId="14" w16cid:durableId="809204001">
    <w:abstractNumId w:val="6"/>
  </w:num>
  <w:num w:numId="15" w16cid:durableId="1919057007">
    <w:abstractNumId w:val="4"/>
  </w:num>
  <w:num w:numId="16" w16cid:durableId="1685747983">
    <w:abstractNumId w:val="16"/>
  </w:num>
  <w:num w:numId="17" w16cid:durableId="889465302">
    <w:abstractNumId w:val="1"/>
  </w:num>
  <w:num w:numId="18" w16cid:durableId="1229001600">
    <w:abstractNumId w:val="17"/>
  </w:num>
  <w:num w:numId="19" w16cid:durableId="753865636">
    <w:abstractNumId w:val="6"/>
  </w:num>
  <w:num w:numId="20" w16cid:durableId="783381512">
    <w:abstractNumId w:val="4"/>
  </w:num>
  <w:num w:numId="21" w16cid:durableId="943079305">
    <w:abstractNumId w:val="1"/>
  </w:num>
  <w:num w:numId="22" w16cid:durableId="848104476">
    <w:abstractNumId w:val="14"/>
  </w:num>
  <w:num w:numId="23" w16cid:durableId="1002048464">
    <w:abstractNumId w:val="13"/>
  </w:num>
  <w:num w:numId="24" w16cid:durableId="632633281">
    <w:abstractNumId w:val="13"/>
  </w:num>
  <w:num w:numId="25" w16cid:durableId="2095199732">
    <w:abstractNumId w:val="13"/>
  </w:num>
  <w:num w:numId="26" w16cid:durableId="2102211929">
    <w:abstractNumId w:val="13"/>
  </w:num>
  <w:num w:numId="27" w16cid:durableId="2074543994">
    <w:abstractNumId w:val="13"/>
  </w:num>
  <w:num w:numId="28" w16cid:durableId="1469662675">
    <w:abstractNumId w:val="21"/>
  </w:num>
  <w:num w:numId="29" w16cid:durableId="1699118631">
    <w:abstractNumId w:val="0"/>
  </w:num>
  <w:num w:numId="30" w16cid:durableId="992414086">
    <w:abstractNumId w:val="2"/>
  </w:num>
  <w:num w:numId="31" w16cid:durableId="572351169">
    <w:abstractNumId w:val="18"/>
  </w:num>
  <w:num w:numId="32" w16cid:durableId="360791095">
    <w:abstractNumId w:val="5"/>
  </w:num>
  <w:num w:numId="33" w16cid:durableId="1421607893">
    <w:abstractNumId w:val="15"/>
  </w:num>
  <w:num w:numId="34" w16cid:durableId="1859923321">
    <w:abstractNumId w:val="10"/>
  </w:num>
  <w:num w:numId="35" w16cid:durableId="1734086911">
    <w:abstractNumId w:val="11"/>
  </w:num>
  <w:num w:numId="36" w16cid:durableId="804616292">
    <w:abstractNumId w:val="19"/>
  </w:num>
  <w:num w:numId="37" w16cid:durableId="638416190">
    <w:abstractNumId w:val="3"/>
  </w:num>
  <w:num w:numId="38" w16cid:durableId="724530859">
    <w:abstractNumId w:val="13"/>
  </w:num>
  <w:num w:numId="39" w16cid:durableId="1266234639">
    <w:abstractNumId w:val="13"/>
  </w:num>
  <w:num w:numId="40" w16cid:durableId="71384987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ffrey Hay">
    <w15:presenceInfo w15:providerId="AD" w15:userId="S::gjhay@ucalgary.ca::f0668658-eb97-442e-a5cd-a05fe67065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48"/>
    <w:rsid w:val="000004D4"/>
    <w:rsid w:val="0000116C"/>
    <w:rsid w:val="00011790"/>
    <w:rsid w:val="00011DEF"/>
    <w:rsid w:val="0001568A"/>
    <w:rsid w:val="00015E97"/>
    <w:rsid w:val="000236A9"/>
    <w:rsid w:val="00030723"/>
    <w:rsid w:val="000360D5"/>
    <w:rsid w:val="0004602B"/>
    <w:rsid w:val="00046F7B"/>
    <w:rsid w:val="00050EA3"/>
    <w:rsid w:val="00054553"/>
    <w:rsid w:val="000576D6"/>
    <w:rsid w:val="00067296"/>
    <w:rsid w:val="000719FB"/>
    <w:rsid w:val="00071A61"/>
    <w:rsid w:val="0007352D"/>
    <w:rsid w:val="000748CA"/>
    <w:rsid w:val="00075A4A"/>
    <w:rsid w:val="00077E7B"/>
    <w:rsid w:val="00082B6F"/>
    <w:rsid w:val="00087319"/>
    <w:rsid w:val="00091C0A"/>
    <w:rsid w:val="000920CF"/>
    <w:rsid w:val="0009228B"/>
    <w:rsid w:val="000A45D0"/>
    <w:rsid w:val="000B00EB"/>
    <w:rsid w:val="000B03F2"/>
    <w:rsid w:val="000B347E"/>
    <w:rsid w:val="000B3DFB"/>
    <w:rsid w:val="000C2E81"/>
    <w:rsid w:val="000C3591"/>
    <w:rsid w:val="000D5FAF"/>
    <w:rsid w:val="000D66EC"/>
    <w:rsid w:val="000D7CD2"/>
    <w:rsid w:val="000E1D66"/>
    <w:rsid w:val="000E4232"/>
    <w:rsid w:val="000E5D2E"/>
    <w:rsid w:val="000F16C6"/>
    <w:rsid w:val="000F21B7"/>
    <w:rsid w:val="000F33E5"/>
    <w:rsid w:val="000F48C4"/>
    <w:rsid w:val="000F6A97"/>
    <w:rsid w:val="00101C67"/>
    <w:rsid w:val="0010310C"/>
    <w:rsid w:val="00104BAB"/>
    <w:rsid w:val="001052C8"/>
    <w:rsid w:val="001103FE"/>
    <w:rsid w:val="00114184"/>
    <w:rsid w:val="00126029"/>
    <w:rsid w:val="0014356F"/>
    <w:rsid w:val="00144A9D"/>
    <w:rsid w:val="00144FF8"/>
    <w:rsid w:val="00145E4B"/>
    <w:rsid w:val="00156B40"/>
    <w:rsid w:val="00185E1B"/>
    <w:rsid w:val="001866FE"/>
    <w:rsid w:val="0019088E"/>
    <w:rsid w:val="00190B90"/>
    <w:rsid w:val="00191882"/>
    <w:rsid w:val="00193755"/>
    <w:rsid w:val="00194181"/>
    <w:rsid w:val="0019492E"/>
    <w:rsid w:val="001A4E10"/>
    <w:rsid w:val="001A4F98"/>
    <w:rsid w:val="001B060E"/>
    <w:rsid w:val="001B3212"/>
    <w:rsid w:val="001B51E8"/>
    <w:rsid w:val="001C324F"/>
    <w:rsid w:val="001D2133"/>
    <w:rsid w:val="001E2AEB"/>
    <w:rsid w:val="001E3AD6"/>
    <w:rsid w:val="001F18FB"/>
    <w:rsid w:val="001F4E22"/>
    <w:rsid w:val="001F7CEF"/>
    <w:rsid w:val="00200E1D"/>
    <w:rsid w:val="00202673"/>
    <w:rsid w:val="00203272"/>
    <w:rsid w:val="00204A6E"/>
    <w:rsid w:val="00205AEE"/>
    <w:rsid w:val="002129F1"/>
    <w:rsid w:val="0021749C"/>
    <w:rsid w:val="0022012B"/>
    <w:rsid w:val="002213BB"/>
    <w:rsid w:val="00224A7C"/>
    <w:rsid w:val="00226929"/>
    <w:rsid w:val="002324A6"/>
    <w:rsid w:val="00233776"/>
    <w:rsid w:val="00245851"/>
    <w:rsid w:val="00245FFF"/>
    <w:rsid w:val="00246E0C"/>
    <w:rsid w:val="00251049"/>
    <w:rsid w:val="00251900"/>
    <w:rsid w:val="00265123"/>
    <w:rsid w:val="00271086"/>
    <w:rsid w:val="00272F9B"/>
    <w:rsid w:val="00274CA1"/>
    <w:rsid w:val="002777E5"/>
    <w:rsid w:val="002777FC"/>
    <w:rsid w:val="00282048"/>
    <w:rsid w:val="00282A65"/>
    <w:rsid w:val="00284603"/>
    <w:rsid w:val="0029360E"/>
    <w:rsid w:val="00293D8E"/>
    <w:rsid w:val="00297EFD"/>
    <w:rsid w:val="002A0273"/>
    <w:rsid w:val="002A1F0E"/>
    <w:rsid w:val="002B3D35"/>
    <w:rsid w:val="002B6F87"/>
    <w:rsid w:val="002B715A"/>
    <w:rsid w:val="002C52F7"/>
    <w:rsid w:val="002E19E0"/>
    <w:rsid w:val="002E2077"/>
    <w:rsid w:val="002E2E39"/>
    <w:rsid w:val="002E5757"/>
    <w:rsid w:val="0031302F"/>
    <w:rsid w:val="0031364F"/>
    <w:rsid w:val="00313C4B"/>
    <w:rsid w:val="00316D3A"/>
    <w:rsid w:val="00326141"/>
    <w:rsid w:val="003312C4"/>
    <w:rsid w:val="00331C78"/>
    <w:rsid w:val="00335624"/>
    <w:rsid w:val="00335673"/>
    <w:rsid w:val="00335D85"/>
    <w:rsid w:val="003456BF"/>
    <w:rsid w:val="0035397E"/>
    <w:rsid w:val="00362093"/>
    <w:rsid w:val="00367CC6"/>
    <w:rsid w:val="0037159F"/>
    <w:rsid w:val="00377EA3"/>
    <w:rsid w:val="0039659E"/>
    <w:rsid w:val="00397BB6"/>
    <w:rsid w:val="003A0E3D"/>
    <w:rsid w:val="003A4C39"/>
    <w:rsid w:val="003A77D5"/>
    <w:rsid w:val="003B0769"/>
    <w:rsid w:val="003D0EFA"/>
    <w:rsid w:val="003D3D59"/>
    <w:rsid w:val="003E4056"/>
    <w:rsid w:val="003E448A"/>
    <w:rsid w:val="003F3DAE"/>
    <w:rsid w:val="00401D30"/>
    <w:rsid w:val="0040267F"/>
    <w:rsid w:val="004045A7"/>
    <w:rsid w:val="004114B1"/>
    <w:rsid w:val="0041221C"/>
    <w:rsid w:val="00417924"/>
    <w:rsid w:val="00421A64"/>
    <w:rsid w:val="00426F7A"/>
    <w:rsid w:val="00426FD1"/>
    <w:rsid w:val="00430128"/>
    <w:rsid w:val="00435C37"/>
    <w:rsid w:val="00442989"/>
    <w:rsid w:val="00450032"/>
    <w:rsid w:val="00452AFF"/>
    <w:rsid w:val="00453111"/>
    <w:rsid w:val="004630BD"/>
    <w:rsid w:val="00463177"/>
    <w:rsid w:val="004712DD"/>
    <w:rsid w:val="0047367D"/>
    <w:rsid w:val="00482C11"/>
    <w:rsid w:val="00483ADF"/>
    <w:rsid w:val="00495AA9"/>
    <w:rsid w:val="00496A90"/>
    <w:rsid w:val="00497B90"/>
    <w:rsid w:val="004B636E"/>
    <w:rsid w:val="004C4E50"/>
    <w:rsid w:val="004E01C0"/>
    <w:rsid w:val="004E204E"/>
    <w:rsid w:val="004F318C"/>
    <w:rsid w:val="005131B8"/>
    <w:rsid w:val="005167FA"/>
    <w:rsid w:val="005243F5"/>
    <w:rsid w:val="00524B85"/>
    <w:rsid w:val="00525E89"/>
    <w:rsid w:val="00545EBD"/>
    <w:rsid w:val="00553331"/>
    <w:rsid w:val="00574F2C"/>
    <w:rsid w:val="005759DD"/>
    <w:rsid w:val="005763BA"/>
    <w:rsid w:val="005820D8"/>
    <w:rsid w:val="005B4F27"/>
    <w:rsid w:val="005B5EE6"/>
    <w:rsid w:val="005B73D3"/>
    <w:rsid w:val="005C2E60"/>
    <w:rsid w:val="005D1CA5"/>
    <w:rsid w:val="005D2774"/>
    <w:rsid w:val="005D73E5"/>
    <w:rsid w:val="005E2668"/>
    <w:rsid w:val="005E2FB0"/>
    <w:rsid w:val="005E45DB"/>
    <w:rsid w:val="005E4EDD"/>
    <w:rsid w:val="0061069A"/>
    <w:rsid w:val="00610ED4"/>
    <w:rsid w:val="00613A4A"/>
    <w:rsid w:val="006210ED"/>
    <w:rsid w:val="00637345"/>
    <w:rsid w:val="00637D70"/>
    <w:rsid w:val="00653AAE"/>
    <w:rsid w:val="0066745C"/>
    <w:rsid w:val="006744F6"/>
    <w:rsid w:val="00681A97"/>
    <w:rsid w:val="006823FB"/>
    <w:rsid w:val="0068532A"/>
    <w:rsid w:val="00692393"/>
    <w:rsid w:val="00695236"/>
    <w:rsid w:val="006A5B00"/>
    <w:rsid w:val="006A6CCB"/>
    <w:rsid w:val="006B0248"/>
    <w:rsid w:val="006B420C"/>
    <w:rsid w:val="006B7277"/>
    <w:rsid w:val="006C0736"/>
    <w:rsid w:val="006E1E0E"/>
    <w:rsid w:val="006E28DF"/>
    <w:rsid w:val="006E4C23"/>
    <w:rsid w:val="006E75CA"/>
    <w:rsid w:val="006E7890"/>
    <w:rsid w:val="00704DA7"/>
    <w:rsid w:val="0070545A"/>
    <w:rsid w:val="00710517"/>
    <w:rsid w:val="00721E50"/>
    <w:rsid w:val="007231E5"/>
    <w:rsid w:val="00725064"/>
    <w:rsid w:val="00725585"/>
    <w:rsid w:val="00726DCB"/>
    <w:rsid w:val="00735DE6"/>
    <w:rsid w:val="007375E2"/>
    <w:rsid w:val="0074229F"/>
    <w:rsid w:val="007427B1"/>
    <w:rsid w:val="007474B9"/>
    <w:rsid w:val="00751CC9"/>
    <w:rsid w:val="00756630"/>
    <w:rsid w:val="00767288"/>
    <w:rsid w:val="00770466"/>
    <w:rsid w:val="00777B91"/>
    <w:rsid w:val="00780FBC"/>
    <w:rsid w:val="00781074"/>
    <w:rsid w:val="007815D5"/>
    <w:rsid w:val="00782E7E"/>
    <w:rsid w:val="007831BB"/>
    <w:rsid w:val="00793839"/>
    <w:rsid w:val="00794BF7"/>
    <w:rsid w:val="007B2023"/>
    <w:rsid w:val="007D340C"/>
    <w:rsid w:val="007D55D5"/>
    <w:rsid w:val="007D6827"/>
    <w:rsid w:val="007E3451"/>
    <w:rsid w:val="007E4391"/>
    <w:rsid w:val="007E7C3E"/>
    <w:rsid w:val="007F408F"/>
    <w:rsid w:val="007F761C"/>
    <w:rsid w:val="008046D2"/>
    <w:rsid w:val="00814CD9"/>
    <w:rsid w:val="008329FA"/>
    <w:rsid w:val="00837BC8"/>
    <w:rsid w:val="00852C9F"/>
    <w:rsid w:val="008548C4"/>
    <w:rsid w:val="00870510"/>
    <w:rsid w:val="00876CFD"/>
    <w:rsid w:val="00890D3E"/>
    <w:rsid w:val="00890EEA"/>
    <w:rsid w:val="00895331"/>
    <w:rsid w:val="008A0853"/>
    <w:rsid w:val="008A69EF"/>
    <w:rsid w:val="008B0C7D"/>
    <w:rsid w:val="008B267F"/>
    <w:rsid w:val="008C25EE"/>
    <w:rsid w:val="008C2B22"/>
    <w:rsid w:val="008C32CA"/>
    <w:rsid w:val="008C5543"/>
    <w:rsid w:val="008C5CDC"/>
    <w:rsid w:val="008D7FE1"/>
    <w:rsid w:val="008E06E6"/>
    <w:rsid w:val="008E3BAF"/>
    <w:rsid w:val="008F35AE"/>
    <w:rsid w:val="008F4854"/>
    <w:rsid w:val="009021D1"/>
    <w:rsid w:val="00920B66"/>
    <w:rsid w:val="00924EFD"/>
    <w:rsid w:val="00934792"/>
    <w:rsid w:val="009363D5"/>
    <w:rsid w:val="0094391B"/>
    <w:rsid w:val="00946E28"/>
    <w:rsid w:val="00955546"/>
    <w:rsid w:val="009563FE"/>
    <w:rsid w:val="00963D06"/>
    <w:rsid w:val="00977B78"/>
    <w:rsid w:val="00987B63"/>
    <w:rsid w:val="00990CEB"/>
    <w:rsid w:val="0099337D"/>
    <w:rsid w:val="009B7215"/>
    <w:rsid w:val="009B7820"/>
    <w:rsid w:val="009C6EB1"/>
    <w:rsid w:val="009C70C1"/>
    <w:rsid w:val="009D4373"/>
    <w:rsid w:val="009D4CA1"/>
    <w:rsid w:val="009D6095"/>
    <w:rsid w:val="009E2650"/>
    <w:rsid w:val="009E332B"/>
    <w:rsid w:val="009E743C"/>
    <w:rsid w:val="009F2B1C"/>
    <w:rsid w:val="009F70E6"/>
    <w:rsid w:val="00A04347"/>
    <w:rsid w:val="00A16679"/>
    <w:rsid w:val="00A20A2F"/>
    <w:rsid w:val="00A21473"/>
    <w:rsid w:val="00A32E31"/>
    <w:rsid w:val="00A360A1"/>
    <w:rsid w:val="00A51C24"/>
    <w:rsid w:val="00A540A8"/>
    <w:rsid w:val="00A6684C"/>
    <w:rsid w:val="00A66AFD"/>
    <w:rsid w:val="00A7442B"/>
    <w:rsid w:val="00A74CFC"/>
    <w:rsid w:val="00A77FD1"/>
    <w:rsid w:val="00A8407D"/>
    <w:rsid w:val="00A845AF"/>
    <w:rsid w:val="00A900CE"/>
    <w:rsid w:val="00A930AA"/>
    <w:rsid w:val="00AA0B13"/>
    <w:rsid w:val="00AA433F"/>
    <w:rsid w:val="00AA5317"/>
    <w:rsid w:val="00AA6E73"/>
    <w:rsid w:val="00AB0E17"/>
    <w:rsid w:val="00AB1222"/>
    <w:rsid w:val="00AC4ADD"/>
    <w:rsid w:val="00AD0F80"/>
    <w:rsid w:val="00AD1926"/>
    <w:rsid w:val="00AD7B16"/>
    <w:rsid w:val="00AE5989"/>
    <w:rsid w:val="00AF4EF0"/>
    <w:rsid w:val="00AF671C"/>
    <w:rsid w:val="00B0026D"/>
    <w:rsid w:val="00B00C10"/>
    <w:rsid w:val="00B13F62"/>
    <w:rsid w:val="00B26080"/>
    <w:rsid w:val="00B305C4"/>
    <w:rsid w:val="00B33A56"/>
    <w:rsid w:val="00B364D8"/>
    <w:rsid w:val="00B438D1"/>
    <w:rsid w:val="00B45B50"/>
    <w:rsid w:val="00B471BE"/>
    <w:rsid w:val="00B57424"/>
    <w:rsid w:val="00B63CC6"/>
    <w:rsid w:val="00B83869"/>
    <w:rsid w:val="00B83D07"/>
    <w:rsid w:val="00B90A8C"/>
    <w:rsid w:val="00B910B8"/>
    <w:rsid w:val="00B93938"/>
    <w:rsid w:val="00B94D65"/>
    <w:rsid w:val="00B96970"/>
    <w:rsid w:val="00BA7024"/>
    <w:rsid w:val="00BB7958"/>
    <w:rsid w:val="00BC17A1"/>
    <w:rsid w:val="00BC20AA"/>
    <w:rsid w:val="00BC2624"/>
    <w:rsid w:val="00BD22A7"/>
    <w:rsid w:val="00BD4028"/>
    <w:rsid w:val="00BE611E"/>
    <w:rsid w:val="00BE6753"/>
    <w:rsid w:val="00BE73C8"/>
    <w:rsid w:val="00C065AE"/>
    <w:rsid w:val="00C0743F"/>
    <w:rsid w:val="00C17A75"/>
    <w:rsid w:val="00C236BD"/>
    <w:rsid w:val="00C4366E"/>
    <w:rsid w:val="00C5060F"/>
    <w:rsid w:val="00C52865"/>
    <w:rsid w:val="00C5334B"/>
    <w:rsid w:val="00C56DF6"/>
    <w:rsid w:val="00C62805"/>
    <w:rsid w:val="00C75460"/>
    <w:rsid w:val="00C810E4"/>
    <w:rsid w:val="00CA05C3"/>
    <w:rsid w:val="00CB03BE"/>
    <w:rsid w:val="00CB0BDA"/>
    <w:rsid w:val="00CB4AD1"/>
    <w:rsid w:val="00CC1CBC"/>
    <w:rsid w:val="00CC28D8"/>
    <w:rsid w:val="00CD1F36"/>
    <w:rsid w:val="00CE54C0"/>
    <w:rsid w:val="00CF23B5"/>
    <w:rsid w:val="00CF5201"/>
    <w:rsid w:val="00CF738C"/>
    <w:rsid w:val="00D00AFF"/>
    <w:rsid w:val="00D15264"/>
    <w:rsid w:val="00D15C58"/>
    <w:rsid w:val="00D16917"/>
    <w:rsid w:val="00D217C3"/>
    <w:rsid w:val="00D2224C"/>
    <w:rsid w:val="00D27A92"/>
    <w:rsid w:val="00D3185E"/>
    <w:rsid w:val="00D32C76"/>
    <w:rsid w:val="00D357AF"/>
    <w:rsid w:val="00D37AF3"/>
    <w:rsid w:val="00D47D41"/>
    <w:rsid w:val="00D50B2C"/>
    <w:rsid w:val="00D50CD6"/>
    <w:rsid w:val="00D532D0"/>
    <w:rsid w:val="00D54A14"/>
    <w:rsid w:val="00D56752"/>
    <w:rsid w:val="00D56D1A"/>
    <w:rsid w:val="00D56DF4"/>
    <w:rsid w:val="00D643D8"/>
    <w:rsid w:val="00D747F3"/>
    <w:rsid w:val="00D8599C"/>
    <w:rsid w:val="00D86070"/>
    <w:rsid w:val="00D867B8"/>
    <w:rsid w:val="00DA325E"/>
    <w:rsid w:val="00DA4F3B"/>
    <w:rsid w:val="00DA6697"/>
    <w:rsid w:val="00DB07D2"/>
    <w:rsid w:val="00DC147A"/>
    <w:rsid w:val="00DE49F3"/>
    <w:rsid w:val="00DE6810"/>
    <w:rsid w:val="00E03576"/>
    <w:rsid w:val="00E2193E"/>
    <w:rsid w:val="00E2195C"/>
    <w:rsid w:val="00E27024"/>
    <w:rsid w:val="00E30EC7"/>
    <w:rsid w:val="00E361DE"/>
    <w:rsid w:val="00E458A0"/>
    <w:rsid w:val="00E47822"/>
    <w:rsid w:val="00E47F05"/>
    <w:rsid w:val="00E52C30"/>
    <w:rsid w:val="00E54EB7"/>
    <w:rsid w:val="00E563CB"/>
    <w:rsid w:val="00E73471"/>
    <w:rsid w:val="00E82845"/>
    <w:rsid w:val="00EA134C"/>
    <w:rsid w:val="00EA26B4"/>
    <w:rsid w:val="00EC2BB7"/>
    <w:rsid w:val="00EC4E11"/>
    <w:rsid w:val="00EC6134"/>
    <w:rsid w:val="00EC71EF"/>
    <w:rsid w:val="00ED3829"/>
    <w:rsid w:val="00EE1DC0"/>
    <w:rsid w:val="00EE6C9D"/>
    <w:rsid w:val="00EE7190"/>
    <w:rsid w:val="00EF1777"/>
    <w:rsid w:val="00EF2DBA"/>
    <w:rsid w:val="00EF30F2"/>
    <w:rsid w:val="00EF73EA"/>
    <w:rsid w:val="00F03F55"/>
    <w:rsid w:val="00F136E0"/>
    <w:rsid w:val="00F23853"/>
    <w:rsid w:val="00F24F5F"/>
    <w:rsid w:val="00F32675"/>
    <w:rsid w:val="00F33638"/>
    <w:rsid w:val="00F33C51"/>
    <w:rsid w:val="00F350EB"/>
    <w:rsid w:val="00F37401"/>
    <w:rsid w:val="00F40E40"/>
    <w:rsid w:val="00F43861"/>
    <w:rsid w:val="00F44089"/>
    <w:rsid w:val="00F4689E"/>
    <w:rsid w:val="00F708D7"/>
    <w:rsid w:val="00F70923"/>
    <w:rsid w:val="00F72B92"/>
    <w:rsid w:val="00F73CCB"/>
    <w:rsid w:val="00F87EDF"/>
    <w:rsid w:val="00F91BBE"/>
    <w:rsid w:val="00F94D43"/>
    <w:rsid w:val="00FA2923"/>
    <w:rsid w:val="00FA6ED5"/>
    <w:rsid w:val="00FB2944"/>
    <w:rsid w:val="00FB2C0E"/>
    <w:rsid w:val="00FC22BA"/>
    <w:rsid w:val="00FC2B4C"/>
    <w:rsid w:val="00FC6BDC"/>
    <w:rsid w:val="00FD4828"/>
    <w:rsid w:val="00FE7F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DF7AD5"/>
  <w15:chartTrackingRefBased/>
  <w15:docId w15:val="{E82B55C7-C312-4E52-868F-0FFC6879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3FE"/>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0D7C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17924"/>
    <w:pPr>
      <w:spacing w:before="100" w:beforeAutospacing="1" w:after="100" w:afterAutospacing="1" w:line="240" w:lineRule="auto"/>
      <w:jc w:val="left"/>
      <w:outlineLvl w:val="2"/>
    </w:pPr>
    <w:rPr>
      <w:rFonts w:ascii="Times New Roman" w:eastAsia="Times New Roman" w:hAnsi="Times New Roman"/>
      <w:b/>
      <w:bCs/>
      <w:color w:val="auto"/>
      <w:sz w:val="27"/>
      <w:szCs w:val="27"/>
      <w:lang w:val="en-C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F761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F761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F761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F761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F761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F761C"/>
    <w:pPr>
      <w:adjustRightInd w:val="0"/>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F761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7F761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F761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F761C"/>
    <w:rPr>
      <w:rFonts w:ascii="Palatino Linotype" w:hAnsi="Palatino Linotype"/>
      <w:noProof/>
      <w:color w:val="000000"/>
      <w:szCs w:val="18"/>
    </w:rPr>
  </w:style>
  <w:style w:type="paragraph" w:styleId="Header">
    <w:name w:val="header"/>
    <w:basedOn w:val="Normal"/>
    <w:link w:val="HeaderChar"/>
    <w:uiPriority w:val="99"/>
    <w:rsid w:val="007F761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F761C"/>
    <w:rPr>
      <w:rFonts w:ascii="Palatino Linotype" w:hAnsi="Palatino Linotype"/>
      <w:noProof/>
      <w:color w:val="000000"/>
      <w:szCs w:val="18"/>
    </w:rPr>
  </w:style>
  <w:style w:type="paragraph" w:customStyle="1" w:styleId="MDPI32textnoindent">
    <w:name w:val="MDPI_3.2_text_no_indent"/>
    <w:basedOn w:val="MDPI31text"/>
    <w:qFormat/>
    <w:rsid w:val="007F761C"/>
    <w:pPr>
      <w:ind w:firstLine="0"/>
    </w:pPr>
  </w:style>
  <w:style w:type="paragraph" w:customStyle="1" w:styleId="MDPI31text">
    <w:name w:val="MDPI_3.1_text"/>
    <w:qFormat/>
    <w:rsid w:val="00977B7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F761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F761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F761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360A1"/>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360A1"/>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F761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F761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F761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F671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F761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F761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F761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F761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F761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F761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01568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F761C"/>
    <w:rPr>
      <w:rFonts w:cs="Tahoma"/>
      <w:szCs w:val="18"/>
    </w:rPr>
  </w:style>
  <w:style w:type="character" w:customStyle="1" w:styleId="BalloonTextChar">
    <w:name w:val="Balloon Text Char"/>
    <w:link w:val="BalloonText"/>
    <w:uiPriority w:val="99"/>
    <w:rsid w:val="007F761C"/>
    <w:rPr>
      <w:rFonts w:ascii="Palatino Linotype" w:hAnsi="Palatino Linotype" w:cs="Tahoma"/>
      <w:noProof/>
      <w:color w:val="000000"/>
      <w:szCs w:val="18"/>
    </w:rPr>
  </w:style>
  <w:style w:type="character" w:styleId="LineNumber">
    <w:name w:val="line number"/>
    <w:uiPriority w:val="99"/>
    <w:rsid w:val="00C62805"/>
    <w:rPr>
      <w:rFonts w:ascii="Palatino Linotype" w:hAnsi="Palatino Linotype"/>
      <w:sz w:val="16"/>
    </w:rPr>
  </w:style>
  <w:style w:type="table" w:customStyle="1" w:styleId="MDPI41threelinetable">
    <w:name w:val="MDPI_4.1_three_line_table"/>
    <w:basedOn w:val="TableNormal"/>
    <w:uiPriority w:val="99"/>
    <w:rsid w:val="007F761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F761C"/>
    <w:rPr>
      <w:color w:val="0000FF"/>
      <w:u w:val="single"/>
    </w:rPr>
  </w:style>
  <w:style w:type="character" w:styleId="UnresolvedMention">
    <w:name w:val="Unresolved Mention"/>
    <w:uiPriority w:val="99"/>
    <w:semiHidden/>
    <w:unhideWhenUsed/>
    <w:rsid w:val="009F2B1C"/>
    <w:rPr>
      <w:color w:val="605E5C"/>
      <w:shd w:val="clear" w:color="auto" w:fill="E1DFDD"/>
    </w:rPr>
  </w:style>
  <w:style w:type="table" w:styleId="PlainTable4">
    <w:name w:val="Plain Table 4"/>
    <w:basedOn w:val="TableNormal"/>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F761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F761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F761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F761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F761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2224C"/>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F761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F761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B364D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F761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F761C"/>
  </w:style>
  <w:style w:type="paragraph" w:styleId="Bibliography">
    <w:name w:val="Bibliography"/>
    <w:basedOn w:val="Normal"/>
    <w:next w:val="Normal"/>
    <w:uiPriority w:val="37"/>
    <w:semiHidden/>
    <w:unhideWhenUsed/>
    <w:rsid w:val="007F761C"/>
  </w:style>
  <w:style w:type="paragraph" w:styleId="BodyText">
    <w:name w:val="Body Text"/>
    <w:link w:val="BodyTextChar"/>
    <w:rsid w:val="007F761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7F761C"/>
    <w:rPr>
      <w:rFonts w:ascii="Palatino Linotype" w:hAnsi="Palatino Linotype"/>
      <w:color w:val="000000"/>
      <w:sz w:val="24"/>
      <w:lang w:eastAsia="de-DE"/>
    </w:rPr>
  </w:style>
  <w:style w:type="character" w:styleId="CommentReference">
    <w:name w:val="annotation reference"/>
    <w:rsid w:val="007F761C"/>
    <w:rPr>
      <w:sz w:val="21"/>
      <w:szCs w:val="21"/>
    </w:rPr>
  </w:style>
  <w:style w:type="paragraph" w:styleId="CommentText">
    <w:name w:val="annotation text"/>
    <w:basedOn w:val="Normal"/>
    <w:link w:val="CommentTextChar"/>
    <w:rsid w:val="007F761C"/>
  </w:style>
  <w:style w:type="character" w:customStyle="1" w:styleId="CommentTextChar">
    <w:name w:val="Comment Text Char"/>
    <w:link w:val="CommentText"/>
    <w:rsid w:val="007F761C"/>
    <w:rPr>
      <w:rFonts w:ascii="Palatino Linotype" w:hAnsi="Palatino Linotype"/>
      <w:noProof/>
      <w:color w:val="000000"/>
    </w:rPr>
  </w:style>
  <w:style w:type="paragraph" w:styleId="CommentSubject">
    <w:name w:val="annotation subject"/>
    <w:basedOn w:val="CommentText"/>
    <w:next w:val="CommentText"/>
    <w:link w:val="CommentSubjectChar"/>
    <w:rsid w:val="007F761C"/>
    <w:rPr>
      <w:b/>
      <w:bCs/>
    </w:rPr>
  </w:style>
  <w:style w:type="character" w:customStyle="1" w:styleId="CommentSubjectChar">
    <w:name w:val="Comment Subject Char"/>
    <w:link w:val="CommentSubject"/>
    <w:rsid w:val="007F761C"/>
    <w:rPr>
      <w:rFonts w:ascii="Palatino Linotype" w:hAnsi="Palatino Linotype"/>
      <w:b/>
      <w:bCs/>
      <w:noProof/>
      <w:color w:val="000000"/>
    </w:rPr>
  </w:style>
  <w:style w:type="character" w:styleId="EndnoteReference">
    <w:name w:val="endnote reference"/>
    <w:rsid w:val="007F761C"/>
    <w:rPr>
      <w:vertAlign w:val="superscript"/>
    </w:rPr>
  </w:style>
  <w:style w:type="paragraph" w:styleId="EndnoteText">
    <w:name w:val="endnote text"/>
    <w:basedOn w:val="Normal"/>
    <w:link w:val="EndnoteTextChar"/>
    <w:semiHidden/>
    <w:unhideWhenUsed/>
    <w:rsid w:val="007F761C"/>
    <w:pPr>
      <w:spacing w:line="240" w:lineRule="auto"/>
    </w:pPr>
  </w:style>
  <w:style w:type="character" w:customStyle="1" w:styleId="EndnoteTextChar">
    <w:name w:val="Endnote Text Char"/>
    <w:link w:val="EndnoteText"/>
    <w:semiHidden/>
    <w:rsid w:val="007F761C"/>
    <w:rPr>
      <w:rFonts w:ascii="Palatino Linotype" w:hAnsi="Palatino Linotype"/>
      <w:noProof/>
      <w:color w:val="000000"/>
    </w:rPr>
  </w:style>
  <w:style w:type="character" w:styleId="FollowedHyperlink">
    <w:name w:val="FollowedHyperlink"/>
    <w:rsid w:val="007F761C"/>
    <w:rPr>
      <w:color w:val="954F72"/>
      <w:u w:val="single"/>
    </w:rPr>
  </w:style>
  <w:style w:type="paragraph" w:styleId="FootnoteText">
    <w:name w:val="footnote text"/>
    <w:basedOn w:val="Normal"/>
    <w:link w:val="FootnoteTextChar"/>
    <w:semiHidden/>
    <w:unhideWhenUsed/>
    <w:rsid w:val="007F761C"/>
    <w:pPr>
      <w:spacing w:line="240" w:lineRule="auto"/>
    </w:pPr>
  </w:style>
  <w:style w:type="character" w:customStyle="1" w:styleId="FootnoteTextChar">
    <w:name w:val="Footnote Text Char"/>
    <w:link w:val="FootnoteText"/>
    <w:semiHidden/>
    <w:rsid w:val="007F761C"/>
    <w:rPr>
      <w:rFonts w:ascii="Palatino Linotype" w:hAnsi="Palatino Linotype"/>
      <w:noProof/>
      <w:color w:val="000000"/>
    </w:rPr>
  </w:style>
  <w:style w:type="paragraph" w:styleId="NormalWeb">
    <w:name w:val="Normal (Web)"/>
    <w:basedOn w:val="Normal"/>
    <w:uiPriority w:val="99"/>
    <w:rsid w:val="007F761C"/>
    <w:rPr>
      <w:szCs w:val="24"/>
    </w:rPr>
  </w:style>
  <w:style w:type="paragraph" w:customStyle="1" w:styleId="MsoFootnoteText0">
    <w:name w:val="MsoFootnoteText"/>
    <w:basedOn w:val="NormalWeb"/>
    <w:qFormat/>
    <w:rsid w:val="007F761C"/>
    <w:rPr>
      <w:rFonts w:ascii="Times New Roman" w:hAnsi="Times New Roman"/>
    </w:rPr>
  </w:style>
  <w:style w:type="character" w:styleId="PageNumber">
    <w:name w:val="page number"/>
    <w:rsid w:val="007F761C"/>
  </w:style>
  <w:style w:type="character" w:styleId="PlaceholderText">
    <w:name w:val="Placeholder Text"/>
    <w:uiPriority w:val="99"/>
    <w:semiHidden/>
    <w:rsid w:val="007F761C"/>
    <w:rPr>
      <w:color w:val="808080"/>
    </w:rPr>
  </w:style>
  <w:style w:type="paragraph" w:customStyle="1" w:styleId="MDPI71footnotes">
    <w:name w:val="MDPI_7.1_footnotes"/>
    <w:qFormat/>
    <w:rsid w:val="007F408F"/>
    <w:pPr>
      <w:numPr>
        <w:numId w:val="21"/>
      </w:numPr>
      <w:adjustRightInd w:val="0"/>
      <w:snapToGrid w:val="0"/>
      <w:spacing w:line="280" w:lineRule="atLeast"/>
    </w:pPr>
    <w:rPr>
      <w:rFonts w:ascii="Palatino Linotype" w:eastAsiaTheme="minorEastAsia" w:hAnsi="Palatino Linotype"/>
      <w:noProof/>
      <w:color w:val="000000"/>
      <w:sz w:val="18"/>
    </w:rPr>
  </w:style>
  <w:style w:type="paragraph" w:styleId="ListParagraph">
    <w:name w:val="List Paragraph"/>
    <w:basedOn w:val="Normal"/>
    <w:uiPriority w:val="34"/>
    <w:qFormat/>
    <w:rsid w:val="00D32C76"/>
    <w:pPr>
      <w:ind w:left="720"/>
      <w:contextualSpacing/>
    </w:pPr>
  </w:style>
  <w:style w:type="paragraph" w:styleId="Caption">
    <w:name w:val="caption"/>
    <w:basedOn w:val="Normal"/>
    <w:next w:val="Normal"/>
    <w:uiPriority w:val="35"/>
    <w:unhideWhenUsed/>
    <w:qFormat/>
    <w:rsid w:val="00483ADF"/>
    <w:pPr>
      <w:spacing w:after="200" w:line="240" w:lineRule="auto"/>
    </w:pPr>
    <w:rPr>
      <w:i/>
      <w:iCs/>
      <w:color w:val="44546A" w:themeColor="text2"/>
      <w:sz w:val="18"/>
      <w:szCs w:val="18"/>
    </w:rPr>
  </w:style>
  <w:style w:type="table" w:customStyle="1" w:styleId="TableGrid1">
    <w:name w:val="Table Grid1"/>
    <w:basedOn w:val="TableNormal"/>
    <w:next w:val="TableGrid"/>
    <w:uiPriority w:val="39"/>
    <w:rsid w:val="000F21B7"/>
    <w:rPr>
      <w:rFonts w:ascii="Aptos" w:eastAsia="Aptos" w:hAnsi="Aptos" w:cs="Arial"/>
      <w:kern w:val="2"/>
      <w:sz w:val="22"/>
      <w:szCs w:val="22"/>
      <w:lang w:val="en-CA"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E01C0"/>
    <w:rPr>
      <w:rFonts w:ascii="Palatino Linotype" w:hAnsi="Palatino Linotype"/>
      <w:color w:val="000000"/>
    </w:rPr>
  </w:style>
  <w:style w:type="character" w:styleId="FootnoteReference">
    <w:name w:val="footnote reference"/>
    <w:basedOn w:val="DefaultParagraphFont"/>
    <w:uiPriority w:val="99"/>
    <w:semiHidden/>
    <w:unhideWhenUsed/>
    <w:rsid w:val="00251900"/>
    <w:rPr>
      <w:vertAlign w:val="superscript"/>
    </w:rPr>
  </w:style>
  <w:style w:type="character" w:styleId="Strong">
    <w:name w:val="Strong"/>
    <w:basedOn w:val="DefaultParagraphFont"/>
    <w:uiPriority w:val="22"/>
    <w:qFormat/>
    <w:rsid w:val="00BE73C8"/>
    <w:rPr>
      <w:b/>
      <w:bCs/>
    </w:rPr>
  </w:style>
  <w:style w:type="character" w:customStyle="1" w:styleId="Heading3Char">
    <w:name w:val="Heading 3 Char"/>
    <w:basedOn w:val="DefaultParagraphFont"/>
    <w:link w:val="Heading3"/>
    <w:uiPriority w:val="9"/>
    <w:rsid w:val="00417924"/>
    <w:rPr>
      <w:rFonts w:ascii="Times New Roman" w:eastAsia="Times New Roman" w:hAnsi="Times New Roman"/>
      <w:b/>
      <w:bCs/>
      <w:sz w:val="27"/>
      <w:szCs w:val="27"/>
      <w:lang w:val="en-CA" w:eastAsia="en-US"/>
    </w:rPr>
  </w:style>
  <w:style w:type="character" w:customStyle="1" w:styleId="Heading1Char">
    <w:name w:val="Heading 1 Char"/>
    <w:basedOn w:val="DefaultParagraphFont"/>
    <w:link w:val="Heading1"/>
    <w:uiPriority w:val="9"/>
    <w:rsid w:val="000D7CD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217">
      <w:bodyDiv w:val="1"/>
      <w:marLeft w:val="0"/>
      <w:marRight w:val="0"/>
      <w:marTop w:val="0"/>
      <w:marBottom w:val="0"/>
      <w:divBdr>
        <w:top w:val="none" w:sz="0" w:space="0" w:color="auto"/>
        <w:left w:val="none" w:sz="0" w:space="0" w:color="auto"/>
        <w:bottom w:val="none" w:sz="0" w:space="0" w:color="auto"/>
        <w:right w:val="none" w:sz="0" w:space="0" w:color="auto"/>
      </w:divBdr>
    </w:div>
    <w:div w:id="16586150">
      <w:bodyDiv w:val="1"/>
      <w:marLeft w:val="0"/>
      <w:marRight w:val="0"/>
      <w:marTop w:val="0"/>
      <w:marBottom w:val="0"/>
      <w:divBdr>
        <w:top w:val="none" w:sz="0" w:space="0" w:color="auto"/>
        <w:left w:val="none" w:sz="0" w:space="0" w:color="auto"/>
        <w:bottom w:val="none" w:sz="0" w:space="0" w:color="auto"/>
        <w:right w:val="none" w:sz="0" w:space="0" w:color="auto"/>
      </w:divBdr>
    </w:div>
    <w:div w:id="20516514">
      <w:bodyDiv w:val="1"/>
      <w:marLeft w:val="0"/>
      <w:marRight w:val="0"/>
      <w:marTop w:val="0"/>
      <w:marBottom w:val="0"/>
      <w:divBdr>
        <w:top w:val="none" w:sz="0" w:space="0" w:color="auto"/>
        <w:left w:val="none" w:sz="0" w:space="0" w:color="auto"/>
        <w:bottom w:val="none" w:sz="0" w:space="0" w:color="auto"/>
        <w:right w:val="none" w:sz="0" w:space="0" w:color="auto"/>
      </w:divBdr>
    </w:div>
    <w:div w:id="84302642">
      <w:bodyDiv w:val="1"/>
      <w:marLeft w:val="0"/>
      <w:marRight w:val="0"/>
      <w:marTop w:val="0"/>
      <w:marBottom w:val="0"/>
      <w:divBdr>
        <w:top w:val="none" w:sz="0" w:space="0" w:color="auto"/>
        <w:left w:val="none" w:sz="0" w:space="0" w:color="auto"/>
        <w:bottom w:val="none" w:sz="0" w:space="0" w:color="auto"/>
        <w:right w:val="none" w:sz="0" w:space="0" w:color="auto"/>
      </w:divBdr>
    </w:div>
    <w:div w:id="112216858">
      <w:bodyDiv w:val="1"/>
      <w:marLeft w:val="0"/>
      <w:marRight w:val="0"/>
      <w:marTop w:val="0"/>
      <w:marBottom w:val="0"/>
      <w:divBdr>
        <w:top w:val="none" w:sz="0" w:space="0" w:color="auto"/>
        <w:left w:val="none" w:sz="0" w:space="0" w:color="auto"/>
        <w:bottom w:val="none" w:sz="0" w:space="0" w:color="auto"/>
        <w:right w:val="none" w:sz="0" w:space="0" w:color="auto"/>
      </w:divBdr>
    </w:div>
    <w:div w:id="114493026">
      <w:bodyDiv w:val="1"/>
      <w:marLeft w:val="0"/>
      <w:marRight w:val="0"/>
      <w:marTop w:val="0"/>
      <w:marBottom w:val="0"/>
      <w:divBdr>
        <w:top w:val="none" w:sz="0" w:space="0" w:color="auto"/>
        <w:left w:val="none" w:sz="0" w:space="0" w:color="auto"/>
        <w:bottom w:val="none" w:sz="0" w:space="0" w:color="auto"/>
        <w:right w:val="none" w:sz="0" w:space="0" w:color="auto"/>
      </w:divBdr>
    </w:div>
    <w:div w:id="179397181">
      <w:bodyDiv w:val="1"/>
      <w:marLeft w:val="0"/>
      <w:marRight w:val="0"/>
      <w:marTop w:val="0"/>
      <w:marBottom w:val="0"/>
      <w:divBdr>
        <w:top w:val="none" w:sz="0" w:space="0" w:color="auto"/>
        <w:left w:val="none" w:sz="0" w:space="0" w:color="auto"/>
        <w:bottom w:val="none" w:sz="0" w:space="0" w:color="auto"/>
        <w:right w:val="none" w:sz="0" w:space="0" w:color="auto"/>
      </w:divBdr>
    </w:div>
    <w:div w:id="206336959">
      <w:bodyDiv w:val="1"/>
      <w:marLeft w:val="0"/>
      <w:marRight w:val="0"/>
      <w:marTop w:val="0"/>
      <w:marBottom w:val="0"/>
      <w:divBdr>
        <w:top w:val="none" w:sz="0" w:space="0" w:color="auto"/>
        <w:left w:val="none" w:sz="0" w:space="0" w:color="auto"/>
        <w:bottom w:val="none" w:sz="0" w:space="0" w:color="auto"/>
        <w:right w:val="none" w:sz="0" w:space="0" w:color="auto"/>
      </w:divBdr>
    </w:div>
    <w:div w:id="207959747">
      <w:bodyDiv w:val="1"/>
      <w:marLeft w:val="0"/>
      <w:marRight w:val="0"/>
      <w:marTop w:val="0"/>
      <w:marBottom w:val="0"/>
      <w:divBdr>
        <w:top w:val="none" w:sz="0" w:space="0" w:color="auto"/>
        <w:left w:val="none" w:sz="0" w:space="0" w:color="auto"/>
        <w:bottom w:val="none" w:sz="0" w:space="0" w:color="auto"/>
        <w:right w:val="none" w:sz="0" w:space="0" w:color="auto"/>
      </w:divBdr>
    </w:div>
    <w:div w:id="242447679">
      <w:bodyDiv w:val="1"/>
      <w:marLeft w:val="0"/>
      <w:marRight w:val="0"/>
      <w:marTop w:val="0"/>
      <w:marBottom w:val="0"/>
      <w:divBdr>
        <w:top w:val="none" w:sz="0" w:space="0" w:color="auto"/>
        <w:left w:val="none" w:sz="0" w:space="0" w:color="auto"/>
        <w:bottom w:val="none" w:sz="0" w:space="0" w:color="auto"/>
        <w:right w:val="none" w:sz="0" w:space="0" w:color="auto"/>
      </w:divBdr>
    </w:div>
    <w:div w:id="267205191">
      <w:bodyDiv w:val="1"/>
      <w:marLeft w:val="0"/>
      <w:marRight w:val="0"/>
      <w:marTop w:val="0"/>
      <w:marBottom w:val="0"/>
      <w:divBdr>
        <w:top w:val="none" w:sz="0" w:space="0" w:color="auto"/>
        <w:left w:val="none" w:sz="0" w:space="0" w:color="auto"/>
        <w:bottom w:val="none" w:sz="0" w:space="0" w:color="auto"/>
        <w:right w:val="none" w:sz="0" w:space="0" w:color="auto"/>
      </w:divBdr>
    </w:div>
    <w:div w:id="297800949">
      <w:bodyDiv w:val="1"/>
      <w:marLeft w:val="0"/>
      <w:marRight w:val="0"/>
      <w:marTop w:val="0"/>
      <w:marBottom w:val="0"/>
      <w:divBdr>
        <w:top w:val="none" w:sz="0" w:space="0" w:color="auto"/>
        <w:left w:val="none" w:sz="0" w:space="0" w:color="auto"/>
        <w:bottom w:val="none" w:sz="0" w:space="0" w:color="auto"/>
        <w:right w:val="none" w:sz="0" w:space="0" w:color="auto"/>
      </w:divBdr>
    </w:div>
    <w:div w:id="311181940">
      <w:bodyDiv w:val="1"/>
      <w:marLeft w:val="0"/>
      <w:marRight w:val="0"/>
      <w:marTop w:val="0"/>
      <w:marBottom w:val="0"/>
      <w:divBdr>
        <w:top w:val="none" w:sz="0" w:space="0" w:color="auto"/>
        <w:left w:val="none" w:sz="0" w:space="0" w:color="auto"/>
        <w:bottom w:val="none" w:sz="0" w:space="0" w:color="auto"/>
        <w:right w:val="none" w:sz="0" w:space="0" w:color="auto"/>
      </w:divBdr>
    </w:div>
    <w:div w:id="379014053">
      <w:bodyDiv w:val="1"/>
      <w:marLeft w:val="0"/>
      <w:marRight w:val="0"/>
      <w:marTop w:val="0"/>
      <w:marBottom w:val="0"/>
      <w:divBdr>
        <w:top w:val="none" w:sz="0" w:space="0" w:color="auto"/>
        <w:left w:val="none" w:sz="0" w:space="0" w:color="auto"/>
        <w:bottom w:val="none" w:sz="0" w:space="0" w:color="auto"/>
        <w:right w:val="none" w:sz="0" w:space="0" w:color="auto"/>
      </w:divBdr>
    </w:div>
    <w:div w:id="398409972">
      <w:bodyDiv w:val="1"/>
      <w:marLeft w:val="0"/>
      <w:marRight w:val="0"/>
      <w:marTop w:val="0"/>
      <w:marBottom w:val="0"/>
      <w:divBdr>
        <w:top w:val="none" w:sz="0" w:space="0" w:color="auto"/>
        <w:left w:val="none" w:sz="0" w:space="0" w:color="auto"/>
        <w:bottom w:val="none" w:sz="0" w:space="0" w:color="auto"/>
        <w:right w:val="none" w:sz="0" w:space="0" w:color="auto"/>
      </w:divBdr>
    </w:div>
    <w:div w:id="407730922">
      <w:bodyDiv w:val="1"/>
      <w:marLeft w:val="0"/>
      <w:marRight w:val="0"/>
      <w:marTop w:val="0"/>
      <w:marBottom w:val="0"/>
      <w:divBdr>
        <w:top w:val="none" w:sz="0" w:space="0" w:color="auto"/>
        <w:left w:val="none" w:sz="0" w:space="0" w:color="auto"/>
        <w:bottom w:val="none" w:sz="0" w:space="0" w:color="auto"/>
        <w:right w:val="none" w:sz="0" w:space="0" w:color="auto"/>
      </w:divBdr>
    </w:div>
    <w:div w:id="427654759">
      <w:bodyDiv w:val="1"/>
      <w:marLeft w:val="0"/>
      <w:marRight w:val="0"/>
      <w:marTop w:val="0"/>
      <w:marBottom w:val="0"/>
      <w:divBdr>
        <w:top w:val="none" w:sz="0" w:space="0" w:color="auto"/>
        <w:left w:val="none" w:sz="0" w:space="0" w:color="auto"/>
        <w:bottom w:val="none" w:sz="0" w:space="0" w:color="auto"/>
        <w:right w:val="none" w:sz="0" w:space="0" w:color="auto"/>
      </w:divBdr>
    </w:div>
    <w:div w:id="472798946">
      <w:bodyDiv w:val="1"/>
      <w:marLeft w:val="0"/>
      <w:marRight w:val="0"/>
      <w:marTop w:val="0"/>
      <w:marBottom w:val="0"/>
      <w:divBdr>
        <w:top w:val="none" w:sz="0" w:space="0" w:color="auto"/>
        <w:left w:val="none" w:sz="0" w:space="0" w:color="auto"/>
        <w:bottom w:val="none" w:sz="0" w:space="0" w:color="auto"/>
        <w:right w:val="none" w:sz="0" w:space="0" w:color="auto"/>
      </w:divBdr>
    </w:div>
    <w:div w:id="480075969">
      <w:bodyDiv w:val="1"/>
      <w:marLeft w:val="0"/>
      <w:marRight w:val="0"/>
      <w:marTop w:val="0"/>
      <w:marBottom w:val="0"/>
      <w:divBdr>
        <w:top w:val="none" w:sz="0" w:space="0" w:color="auto"/>
        <w:left w:val="none" w:sz="0" w:space="0" w:color="auto"/>
        <w:bottom w:val="none" w:sz="0" w:space="0" w:color="auto"/>
        <w:right w:val="none" w:sz="0" w:space="0" w:color="auto"/>
      </w:divBdr>
    </w:div>
    <w:div w:id="486559517">
      <w:bodyDiv w:val="1"/>
      <w:marLeft w:val="0"/>
      <w:marRight w:val="0"/>
      <w:marTop w:val="0"/>
      <w:marBottom w:val="0"/>
      <w:divBdr>
        <w:top w:val="none" w:sz="0" w:space="0" w:color="auto"/>
        <w:left w:val="none" w:sz="0" w:space="0" w:color="auto"/>
        <w:bottom w:val="none" w:sz="0" w:space="0" w:color="auto"/>
        <w:right w:val="none" w:sz="0" w:space="0" w:color="auto"/>
      </w:divBdr>
    </w:div>
    <w:div w:id="493109538">
      <w:bodyDiv w:val="1"/>
      <w:marLeft w:val="0"/>
      <w:marRight w:val="0"/>
      <w:marTop w:val="0"/>
      <w:marBottom w:val="0"/>
      <w:divBdr>
        <w:top w:val="none" w:sz="0" w:space="0" w:color="auto"/>
        <w:left w:val="none" w:sz="0" w:space="0" w:color="auto"/>
        <w:bottom w:val="none" w:sz="0" w:space="0" w:color="auto"/>
        <w:right w:val="none" w:sz="0" w:space="0" w:color="auto"/>
      </w:divBdr>
    </w:div>
    <w:div w:id="522138311">
      <w:bodyDiv w:val="1"/>
      <w:marLeft w:val="0"/>
      <w:marRight w:val="0"/>
      <w:marTop w:val="0"/>
      <w:marBottom w:val="0"/>
      <w:divBdr>
        <w:top w:val="none" w:sz="0" w:space="0" w:color="auto"/>
        <w:left w:val="none" w:sz="0" w:space="0" w:color="auto"/>
        <w:bottom w:val="none" w:sz="0" w:space="0" w:color="auto"/>
        <w:right w:val="none" w:sz="0" w:space="0" w:color="auto"/>
      </w:divBdr>
    </w:div>
    <w:div w:id="523858582">
      <w:bodyDiv w:val="1"/>
      <w:marLeft w:val="0"/>
      <w:marRight w:val="0"/>
      <w:marTop w:val="0"/>
      <w:marBottom w:val="0"/>
      <w:divBdr>
        <w:top w:val="none" w:sz="0" w:space="0" w:color="auto"/>
        <w:left w:val="none" w:sz="0" w:space="0" w:color="auto"/>
        <w:bottom w:val="none" w:sz="0" w:space="0" w:color="auto"/>
        <w:right w:val="none" w:sz="0" w:space="0" w:color="auto"/>
      </w:divBdr>
    </w:div>
    <w:div w:id="538012574">
      <w:bodyDiv w:val="1"/>
      <w:marLeft w:val="0"/>
      <w:marRight w:val="0"/>
      <w:marTop w:val="0"/>
      <w:marBottom w:val="0"/>
      <w:divBdr>
        <w:top w:val="none" w:sz="0" w:space="0" w:color="auto"/>
        <w:left w:val="none" w:sz="0" w:space="0" w:color="auto"/>
        <w:bottom w:val="none" w:sz="0" w:space="0" w:color="auto"/>
        <w:right w:val="none" w:sz="0" w:space="0" w:color="auto"/>
      </w:divBdr>
    </w:div>
    <w:div w:id="550848708">
      <w:bodyDiv w:val="1"/>
      <w:marLeft w:val="0"/>
      <w:marRight w:val="0"/>
      <w:marTop w:val="0"/>
      <w:marBottom w:val="0"/>
      <w:divBdr>
        <w:top w:val="none" w:sz="0" w:space="0" w:color="auto"/>
        <w:left w:val="none" w:sz="0" w:space="0" w:color="auto"/>
        <w:bottom w:val="none" w:sz="0" w:space="0" w:color="auto"/>
        <w:right w:val="none" w:sz="0" w:space="0" w:color="auto"/>
      </w:divBdr>
    </w:div>
    <w:div w:id="554196205">
      <w:bodyDiv w:val="1"/>
      <w:marLeft w:val="0"/>
      <w:marRight w:val="0"/>
      <w:marTop w:val="0"/>
      <w:marBottom w:val="0"/>
      <w:divBdr>
        <w:top w:val="none" w:sz="0" w:space="0" w:color="auto"/>
        <w:left w:val="none" w:sz="0" w:space="0" w:color="auto"/>
        <w:bottom w:val="none" w:sz="0" w:space="0" w:color="auto"/>
        <w:right w:val="none" w:sz="0" w:space="0" w:color="auto"/>
      </w:divBdr>
    </w:div>
    <w:div w:id="556088382">
      <w:bodyDiv w:val="1"/>
      <w:marLeft w:val="0"/>
      <w:marRight w:val="0"/>
      <w:marTop w:val="0"/>
      <w:marBottom w:val="0"/>
      <w:divBdr>
        <w:top w:val="none" w:sz="0" w:space="0" w:color="auto"/>
        <w:left w:val="none" w:sz="0" w:space="0" w:color="auto"/>
        <w:bottom w:val="none" w:sz="0" w:space="0" w:color="auto"/>
        <w:right w:val="none" w:sz="0" w:space="0" w:color="auto"/>
      </w:divBdr>
    </w:div>
    <w:div w:id="582380460">
      <w:bodyDiv w:val="1"/>
      <w:marLeft w:val="0"/>
      <w:marRight w:val="0"/>
      <w:marTop w:val="0"/>
      <w:marBottom w:val="0"/>
      <w:divBdr>
        <w:top w:val="none" w:sz="0" w:space="0" w:color="auto"/>
        <w:left w:val="none" w:sz="0" w:space="0" w:color="auto"/>
        <w:bottom w:val="none" w:sz="0" w:space="0" w:color="auto"/>
        <w:right w:val="none" w:sz="0" w:space="0" w:color="auto"/>
      </w:divBdr>
    </w:div>
    <w:div w:id="618727581">
      <w:bodyDiv w:val="1"/>
      <w:marLeft w:val="0"/>
      <w:marRight w:val="0"/>
      <w:marTop w:val="0"/>
      <w:marBottom w:val="0"/>
      <w:divBdr>
        <w:top w:val="none" w:sz="0" w:space="0" w:color="auto"/>
        <w:left w:val="none" w:sz="0" w:space="0" w:color="auto"/>
        <w:bottom w:val="none" w:sz="0" w:space="0" w:color="auto"/>
        <w:right w:val="none" w:sz="0" w:space="0" w:color="auto"/>
      </w:divBdr>
    </w:div>
    <w:div w:id="621107877">
      <w:bodyDiv w:val="1"/>
      <w:marLeft w:val="0"/>
      <w:marRight w:val="0"/>
      <w:marTop w:val="0"/>
      <w:marBottom w:val="0"/>
      <w:divBdr>
        <w:top w:val="none" w:sz="0" w:space="0" w:color="auto"/>
        <w:left w:val="none" w:sz="0" w:space="0" w:color="auto"/>
        <w:bottom w:val="none" w:sz="0" w:space="0" w:color="auto"/>
        <w:right w:val="none" w:sz="0" w:space="0" w:color="auto"/>
      </w:divBdr>
    </w:div>
    <w:div w:id="623005752">
      <w:bodyDiv w:val="1"/>
      <w:marLeft w:val="0"/>
      <w:marRight w:val="0"/>
      <w:marTop w:val="0"/>
      <w:marBottom w:val="0"/>
      <w:divBdr>
        <w:top w:val="none" w:sz="0" w:space="0" w:color="auto"/>
        <w:left w:val="none" w:sz="0" w:space="0" w:color="auto"/>
        <w:bottom w:val="none" w:sz="0" w:space="0" w:color="auto"/>
        <w:right w:val="none" w:sz="0" w:space="0" w:color="auto"/>
      </w:divBdr>
    </w:div>
    <w:div w:id="628048953">
      <w:bodyDiv w:val="1"/>
      <w:marLeft w:val="0"/>
      <w:marRight w:val="0"/>
      <w:marTop w:val="0"/>
      <w:marBottom w:val="0"/>
      <w:divBdr>
        <w:top w:val="none" w:sz="0" w:space="0" w:color="auto"/>
        <w:left w:val="none" w:sz="0" w:space="0" w:color="auto"/>
        <w:bottom w:val="none" w:sz="0" w:space="0" w:color="auto"/>
        <w:right w:val="none" w:sz="0" w:space="0" w:color="auto"/>
      </w:divBdr>
    </w:div>
    <w:div w:id="656148149">
      <w:bodyDiv w:val="1"/>
      <w:marLeft w:val="0"/>
      <w:marRight w:val="0"/>
      <w:marTop w:val="0"/>
      <w:marBottom w:val="0"/>
      <w:divBdr>
        <w:top w:val="none" w:sz="0" w:space="0" w:color="auto"/>
        <w:left w:val="none" w:sz="0" w:space="0" w:color="auto"/>
        <w:bottom w:val="none" w:sz="0" w:space="0" w:color="auto"/>
        <w:right w:val="none" w:sz="0" w:space="0" w:color="auto"/>
      </w:divBdr>
    </w:div>
    <w:div w:id="694648317">
      <w:bodyDiv w:val="1"/>
      <w:marLeft w:val="0"/>
      <w:marRight w:val="0"/>
      <w:marTop w:val="0"/>
      <w:marBottom w:val="0"/>
      <w:divBdr>
        <w:top w:val="none" w:sz="0" w:space="0" w:color="auto"/>
        <w:left w:val="none" w:sz="0" w:space="0" w:color="auto"/>
        <w:bottom w:val="none" w:sz="0" w:space="0" w:color="auto"/>
        <w:right w:val="none" w:sz="0" w:space="0" w:color="auto"/>
      </w:divBdr>
    </w:div>
    <w:div w:id="747263803">
      <w:bodyDiv w:val="1"/>
      <w:marLeft w:val="0"/>
      <w:marRight w:val="0"/>
      <w:marTop w:val="0"/>
      <w:marBottom w:val="0"/>
      <w:divBdr>
        <w:top w:val="none" w:sz="0" w:space="0" w:color="auto"/>
        <w:left w:val="none" w:sz="0" w:space="0" w:color="auto"/>
        <w:bottom w:val="none" w:sz="0" w:space="0" w:color="auto"/>
        <w:right w:val="none" w:sz="0" w:space="0" w:color="auto"/>
      </w:divBdr>
    </w:div>
    <w:div w:id="747850422">
      <w:bodyDiv w:val="1"/>
      <w:marLeft w:val="0"/>
      <w:marRight w:val="0"/>
      <w:marTop w:val="0"/>
      <w:marBottom w:val="0"/>
      <w:divBdr>
        <w:top w:val="none" w:sz="0" w:space="0" w:color="auto"/>
        <w:left w:val="none" w:sz="0" w:space="0" w:color="auto"/>
        <w:bottom w:val="none" w:sz="0" w:space="0" w:color="auto"/>
        <w:right w:val="none" w:sz="0" w:space="0" w:color="auto"/>
      </w:divBdr>
    </w:div>
    <w:div w:id="757407671">
      <w:bodyDiv w:val="1"/>
      <w:marLeft w:val="0"/>
      <w:marRight w:val="0"/>
      <w:marTop w:val="0"/>
      <w:marBottom w:val="0"/>
      <w:divBdr>
        <w:top w:val="none" w:sz="0" w:space="0" w:color="auto"/>
        <w:left w:val="none" w:sz="0" w:space="0" w:color="auto"/>
        <w:bottom w:val="none" w:sz="0" w:space="0" w:color="auto"/>
        <w:right w:val="none" w:sz="0" w:space="0" w:color="auto"/>
      </w:divBdr>
    </w:div>
    <w:div w:id="774134207">
      <w:bodyDiv w:val="1"/>
      <w:marLeft w:val="0"/>
      <w:marRight w:val="0"/>
      <w:marTop w:val="0"/>
      <w:marBottom w:val="0"/>
      <w:divBdr>
        <w:top w:val="none" w:sz="0" w:space="0" w:color="auto"/>
        <w:left w:val="none" w:sz="0" w:space="0" w:color="auto"/>
        <w:bottom w:val="none" w:sz="0" w:space="0" w:color="auto"/>
        <w:right w:val="none" w:sz="0" w:space="0" w:color="auto"/>
      </w:divBdr>
    </w:div>
    <w:div w:id="843859915">
      <w:bodyDiv w:val="1"/>
      <w:marLeft w:val="0"/>
      <w:marRight w:val="0"/>
      <w:marTop w:val="0"/>
      <w:marBottom w:val="0"/>
      <w:divBdr>
        <w:top w:val="none" w:sz="0" w:space="0" w:color="auto"/>
        <w:left w:val="none" w:sz="0" w:space="0" w:color="auto"/>
        <w:bottom w:val="none" w:sz="0" w:space="0" w:color="auto"/>
        <w:right w:val="none" w:sz="0" w:space="0" w:color="auto"/>
      </w:divBdr>
    </w:div>
    <w:div w:id="865677957">
      <w:bodyDiv w:val="1"/>
      <w:marLeft w:val="0"/>
      <w:marRight w:val="0"/>
      <w:marTop w:val="0"/>
      <w:marBottom w:val="0"/>
      <w:divBdr>
        <w:top w:val="none" w:sz="0" w:space="0" w:color="auto"/>
        <w:left w:val="none" w:sz="0" w:space="0" w:color="auto"/>
        <w:bottom w:val="none" w:sz="0" w:space="0" w:color="auto"/>
        <w:right w:val="none" w:sz="0" w:space="0" w:color="auto"/>
      </w:divBdr>
    </w:div>
    <w:div w:id="905454600">
      <w:bodyDiv w:val="1"/>
      <w:marLeft w:val="0"/>
      <w:marRight w:val="0"/>
      <w:marTop w:val="0"/>
      <w:marBottom w:val="0"/>
      <w:divBdr>
        <w:top w:val="none" w:sz="0" w:space="0" w:color="auto"/>
        <w:left w:val="none" w:sz="0" w:space="0" w:color="auto"/>
        <w:bottom w:val="none" w:sz="0" w:space="0" w:color="auto"/>
        <w:right w:val="none" w:sz="0" w:space="0" w:color="auto"/>
      </w:divBdr>
    </w:div>
    <w:div w:id="945501846">
      <w:bodyDiv w:val="1"/>
      <w:marLeft w:val="0"/>
      <w:marRight w:val="0"/>
      <w:marTop w:val="0"/>
      <w:marBottom w:val="0"/>
      <w:divBdr>
        <w:top w:val="none" w:sz="0" w:space="0" w:color="auto"/>
        <w:left w:val="none" w:sz="0" w:space="0" w:color="auto"/>
        <w:bottom w:val="none" w:sz="0" w:space="0" w:color="auto"/>
        <w:right w:val="none" w:sz="0" w:space="0" w:color="auto"/>
      </w:divBdr>
    </w:div>
    <w:div w:id="953752941">
      <w:bodyDiv w:val="1"/>
      <w:marLeft w:val="0"/>
      <w:marRight w:val="0"/>
      <w:marTop w:val="0"/>
      <w:marBottom w:val="0"/>
      <w:divBdr>
        <w:top w:val="none" w:sz="0" w:space="0" w:color="auto"/>
        <w:left w:val="none" w:sz="0" w:space="0" w:color="auto"/>
        <w:bottom w:val="none" w:sz="0" w:space="0" w:color="auto"/>
        <w:right w:val="none" w:sz="0" w:space="0" w:color="auto"/>
      </w:divBdr>
    </w:div>
    <w:div w:id="984705256">
      <w:bodyDiv w:val="1"/>
      <w:marLeft w:val="0"/>
      <w:marRight w:val="0"/>
      <w:marTop w:val="0"/>
      <w:marBottom w:val="0"/>
      <w:divBdr>
        <w:top w:val="none" w:sz="0" w:space="0" w:color="auto"/>
        <w:left w:val="none" w:sz="0" w:space="0" w:color="auto"/>
        <w:bottom w:val="none" w:sz="0" w:space="0" w:color="auto"/>
        <w:right w:val="none" w:sz="0" w:space="0" w:color="auto"/>
      </w:divBdr>
    </w:div>
    <w:div w:id="990791984">
      <w:bodyDiv w:val="1"/>
      <w:marLeft w:val="0"/>
      <w:marRight w:val="0"/>
      <w:marTop w:val="0"/>
      <w:marBottom w:val="0"/>
      <w:divBdr>
        <w:top w:val="none" w:sz="0" w:space="0" w:color="auto"/>
        <w:left w:val="none" w:sz="0" w:space="0" w:color="auto"/>
        <w:bottom w:val="none" w:sz="0" w:space="0" w:color="auto"/>
        <w:right w:val="none" w:sz="0" w:space="0" w:color="auto"/>
      </w:divBdr>
    </w:div>
    <w:div w:id="999424819">
      <w:bodyDiv w:val="1"/>
      <w:marLeft w:val="0"/>
      <w:marRight w:val="0"/>
      <w:marTop w:val="0"/>
      <w:marBottom w:val="0"/>
      <w:divBdr>
        <w:top w:val="none" w:sz="0" w:space="0" w:color="auto"/>
        <w:left w:val="none" w:sz="0" w:space="0" w:color="auto"/>
        <w:bottom w:val="none" w:sz="0" w:space="0" w:color="auto"/>
        <w:right w:val="none" w:sz="0" w:space="0" w:color="auto"/>
      </w:divBdr>
    </w:div>
    <w:div w:id="1002590543">
      <w:bodyDiv w:val="1"/>
      <w:marLeft w:val="0"/>
      <w:marRight w:val="0"/>
      <w:marTop w:val="0"/>
      <w:marBottom w:val="0"/>
      <w:divBdr>
        <w:top w:val="none" w:sz="0" w:space="0" w:color="auto"/>
        <w:left w:val="none" w:sz="0" w:space="0" w:color="auto"/>
        <w:bottom w:val="none" w:sz="0" w:space="0" w:color="auto"/>
        <w:right w:val="none" w:sz="0" w:space="0" w:color="auto"/>
      </w:divBdr>
    </w:div>
    <w:div w:id="1009016941">
      <w:bodyDiv w:val="1"/>
      <w:marLeft w:val="0"/>
      <w:marRight w:val="0"/>
      <w:marTop w:val="0"/>
      <w:marBottom w:val="0"/>
      <w:divBdr>
        <w:top w:val="none" w:sz="0" w:space="0" w:color="auto"/>
        <w:left w:val="none" w:sz="0" w:space="0" w:color="auto"/>
        <w:bottom w:val="none" w:sz="0" w:space="0" w:color="auto"/>
        <w:right w:val="none" w:sz="0" w:space="0" w:color="auto"/>
      </w:divBdr>
    </w:div>
    <w:div w:id="1009987001">
      <w:bodyDiv w:val="1"/>
      <w:marLeft w:val="0"/>
      <w:marRight w:val="0"/>
      <w:marTop w:val="0"/>
      <w:marBottom w:val="0"/>
      <w:divBdr>
        <w:top w:val="none" w:sz="0" w:space="0" w:color="auto"/>
        <w:left w:val="none" w:sz="0" w:space="0" w:color="auto"/>
        <w:bottom w:val="none" w:sz="0" w:space="0" w:color="auto"/>
        <w:right w:val="none" w:sz="0" w:space="0" w:color="auto"/>
      </w:divBdr>
    </w:div>
    <w:div w:id="1024865092">
      <w:bodyDiv w:val="1"/>
      <w:marLeft w:val="0"/>
      <w:marRight w:val="0"/>
      <w:marTop w:val="0"/>
      <w:marBottom w:val="0"/>
      <w:divBdr>
        <w:top w:val="none" w:sz="0" w:space="0" w:color="auto"/>
        <w:left w:val="none" w:sz="0" w:space="0" w:color="auto"/>
        <w:bottom w:val="none" w:sz="0" w:space="0" w:color="auto"/>
        <w:right w:val="none" w:sz="0" w:space="0" w:color="auto"/>
      </w:divBdr>
    </w:div>
    <w:div w:id="1036008052">
      <w:bodyDiv w:val="1"/>
      <w:marLeft w:val="0"/>
      <w:marRight w:val="0"/>
      <w:marTop w:val="0"/>
      <w:marBottom w:val="0"/>
      <w:divBdr>
        <w:top w:val="none" w:sz="0" w:space="0" w:color="auto"/>
        <w:left w:val="none" w:sz="0" w:space="0" w:color="auto"/>
        <w:bottom w:val="none" w:sz="0" w:space="0" w:color="auto"/>
        <w:right w:val="none" w:sz="0" w:space="0" w:color="auto"/>
      </w:divBdr>
    </w:div>
    <w:div w:id="1088771061">
      <w:bodyDiv w:val="1"/>
      <w:marLeft w:val="0"/>
      <w:marRight w:val="0"/>
      <w:marTop w:val="0"/>
      <w:marBottom w:val="0"/>
      <w:divBdr>
        <w:top w:val="none" w:sz="0" w:space="0" w:color="auto"/>
        <w:left w:val="none" w:sz="0" w:space="0" w:color="auto"/>
        <w:bottom w:val="none" w:sz="0" w:space="0" w:color="auto"/>
        <w:right w:val="none" w:sz="0" w:space="0" w:color="auto"/>
      </w:divBdr>
    </w:div>
    <w:div w:id="1093625745">
      <w:bodyDiv w:val="1"/>
      <w:marLeft w:val="0"/>
      <w:marRight w:val="0"/>
      <w:marTop w:val="0"/>
      <w:marBottom w:val="0"/>
      <w:divBdr>
        <w:top w:val="none" w:sz="0" w:space="0" w:color="auto"/>
        <w:left w:val="none" w:sz="0" w:space="0" w:color="auto"/>
        <w:bottom w:val="none" w:sz="0" w:space="0" w:color="auto"/>
        <w:right w:val="none" w:sz="0" w:space="0" w:color="auto"/>
      </w:divBdr>
    </w:div>
    <w:div w:id="1137339150">
      <w:bodyDiv w:val="1"/>
      <w:marLeft w:val="0"/>
      <w:marRight w:val="0"/>
      <w:marTop w:val="0"/>
      <w:marBottom w:val="0"/>
      <w:divBdr>
        <w:top w:val="none" w:sz="0" w:space="0" w:color="auto"/>
        <w:left w:val="none" w:sz="0" w:space="0" w:color="auto"/>
        <w:bottom w:val="none" w:sz="0" w:space="0" w:color="auto"/>
        <w:right w:val="none" w:sz="0" w:space="0" w:color="auto"/>
      </w:divBdr>
    </w:div>
    <w:div w:id="1141582268">
      <w:bodyDiv w:val="1"/>
      <w:marLeft w:val="0"/>
      <w:marRight w:val="0"/>
      <w:marTop w:val="0"/>
      <w:marBottom w:val="0"/>
      <w:divBdr>
        <w:top w:val="none" w:sz="0" w:space="0" w:color="auto"/>
        <w:left w:val="none" w:sz="0" w:space="0" w:color="auto"/>
        <w:bottom w:val="none" w:sz="0" w:space="0" w:color="auto"/>
        <w:right w:val="none" w:sz="0" w:space="0" w:color="auto"/>
      </w:divBdr>
    </w:div>
    <w:div w:id="1154377214">
      <w:bodyDiv w:val="1"/>
      <w:marLeft w:val="0"/>
      <w:marRight w:val="0"/>
      <w:marTop w:val="0"/>
      <w:marBottom w:val="0"/>
      <w:divBdr>
        <w:top w:val="none" w:sz="0" w:space="0" w:color="auto"/>
        <w:left w:val="none" w:sz="0" w:space="0" w:color="auto"/>
        <w:bottom w:val="none" w:sz="0" w:space="0" w:color="auto"/>
        <w:right w:val="none" w:sz="0" w:space="0" w:color="auto"/>
      </w:divBdr>
    </w:div>
    <w:div w:id="1161117851">
      <w:bodyDiv w:val="1"/>
      <w:marLeft w:val="0"/>
      <w:marRight w:val="0"/>
      <w:marTop w:val="0"/>
      <w:marBottom w:val="0"/>
      <w:divBdr>
        <w:top w:val="none" w:sz="0" w:space="0" w:color="auto"/>
        <w:left w:val="none" w:sz="0" w:space="0" w:color="auto"/>
        <w:bottom w:val="none" w:sz="0" w:space="0" w:color="auto"/>
        <w:right w:val="none" w:sz="0" w:space="0" w:color="auto"/>
      </w:divBdr>
    </w:div>
    <w:div w:id="1162114642">
      <w:bodyDiv w:val="1"/>
      <w:marLeft w:val="0"/>
      <w:marRight w:val="0"/>
      <w:marTop w:val="0"/>
      <w:marBottom w:val="0"/>
      <w:divBdr>
        <w:top w:val="none" w:sz="0" w:space="0" w:color="auto"/>
        <w:left w:val="none" w:sz="0" w:space="0" w:color="auto"/>
        <w:bottom w:val="none" w:sz="0" w:space="0" w:color="auto"/>
        <w:right w:val="none" w:sz="0" w:space="0" w:color="auto"/>
      </w:divBdr>
    </w:div>
    <w:div w:id="1164784690">
      <w:bodyDiv w:val="1"/>
      <w:marLeft w:val="0"/>
      <w:marRight w:val="0"/>
      <w:marTop w:val="0"/>
      <w:marBottom w:val="0"/>
      <w:divBdr>
        <w:top w:val="none" w:sz="0" w:space="0" w:color="auto"/>
        <w:left w:val="none" w:sz="0" w:space="0" w:color="auto"/>
        <w:bottom w:val="none" w:sz="0" w:space="0" w:color="auto"/>
        <w:right w:val="none" w:sz="0" w:space="0" w:color="auto"/>
      </w:divBdr>
    </w:div>
    <w:div w:id="1195925692">
      <w:bodyDiv w:val="1"/>
      <w:marLeft w:val="0"/>
      <w:marRight w:val="0"/>
      <w:marTop w:val="0"/>
      <w:marBottom w:val="0"/>
      <w:divBdr>
        <w:top w:val="none" w:sz="0" w:space="0" w:color="auto"/>
        <w:left w:val="none" w:sz="0" w:space="0" w:color="auto"/>
        <w:bottom w:val="none" w:sz="0" w:space="0" w:color="auto"/>
        <w:right w:val="none" w:sz="0" w:space="0" w:color="auto"/>
      </w:divBdr>
    </w:div>
    <w:div w:id="1203129175">
      <w:bodyDiv w:val="1"/>
      <w:marLeft w:val="0"/>
      <w:marRight w:val="0"/>
      <w:marTop w:val="0"/>
      <w:marBottom w:val="0"/>
      <w:divBdr>
        <w:top w:val="none" w:sz="0" w:space="0" w:color="auto"/>
        <w:left w:val="none" w:sz="0" w:space="0" w:color="auto"/>
        <w:bottom w:val="none" w:sz="0" w:space="0" w:color="auto"/>
        <w:right w:val="none" w:sz="0" w:space="0" w:color="auto"/>
      </w:divBdr>
    </w:div>
    <w:div w:id="1203515085">
      <w:bodyDiv w:val="1"/>
      <w:marLeft w:val="0"/>
      <w:marRight w:val="0"/>
      <w:marTop w:val="0"/>
      <w:marBottom w:val="0"/>
      <w:divBdr>
        <w:top w:val="none" w:sz="0" w:space="0" w:color="auto"/>
        <w:left w:val="none" w:sz="0" w:space="0" w:color="auto"/>
        <w:bottom w:val="none" w:sz="0" w:space="0" w:color="auto"/>
        <w:right w:val="none" w:sz="0" w:space="0" w:color="auto"/>
      </w:divBdr>
    </w:div>
    <w:div w:id="1221788508">
      <w:bodyDiv w:val="1"/>
      <w:marLeft w:val="0"/>
      <w:marRight w:val="0"/>
      <w:marTop w:val="0"/>
      <w:marBottom w:val="0"/>
      <w:divBdr>
        <w:top w:val="none" w:sz="0" w:space="0" w:color="auto"/>
        <w:left w:val="none" w:sz="0" w:space="0" w:color="auto"/>
        <w:bottom w:val="none" w:sz="0" w:space="0" w:color="auto"/>
        <w:right w:val="none" w:sz="0" w:space="0" w:color="auto"/>
      </w:divBdr>
    </w:div>
    <w:div w:id="1235626390">
      <w:bodyDiv w:val="1"/>
      <w:marLeft w:val="0"/>
      <w:marRight w:val="0"/>
      <w:marTop w:val="0"/>
      <w:marBottom w:val="0"/>
      <w:divBdr>
        <w:top w:val="none" w:sz="0" w:space="0" w:color="auto"/>
        <w:left w:val="none" w:sz="0" w:space="0" w:color="auto"/>
        <w:bottom w:val="none" w:sz="0" w:space="0" w:color="auto"/>
        <w:right w:val="none" w:sz="0" w:space="0" w:color="auto"/>
      </w:divBdr>
    </w:div>
    <w:div w:id="1282491146">
      <w:bodyDiv w:val="1"/>
      <w:marLeft w:val="0"/>
      <w:marRight w:val="0"/>
      <w:marTop w:val="0"/>
      <w:marBottom w:val="0"/>
      <w:divBdr>
        <w:top w:val="none" w:sz="0" w:space="0" w:color="auto"/>
        <w:left w:val="none" w:sz="0" w:space="0" w:color="auto"/>
        <w:bottom w:val="none" w:sz="0" w:space="0" w:color="auto"/>
        <w:right w:val="none" w:sz="0" w:space="0" w:color="auto"/>
      </w:divBdr>
    </w:div>
    <w:div w:id="1308431757">
      <w:bodyDiv w:val="1"/>
      <w:marLeft w:val="0"/>
      <w:marRight w:val="0"/>
      <w:marTop w:val="0"/>
      <w:marBottom w:val="0"/>
      <w:divBdr>
        <w:top w:val="none" w:sz="0" w:space="0" w:color="auto"/>
        <w:left w:val="none" w:sz="0" w:space="0" w:color="auto"/>
        <w:bottom w:val="none" w:sz="0" w:space="0" w:color="auto"/>
        <w:right w:val="none" w:sz="0" w:space="0" w:color="auto"/>
      </w:divBdr>
    </w:div>
    <w:div w:id="1330064057">
      <w:bodyDiv w:val="1"/>
      <w:marLeft w:val="0"/>
      <w:marRight w:val="0"/>
      <w:marTop w:val="0"/>
      <w:marBottom w:val="0"/>
      <w:divBdr>
        <w:top w:val="none" w:sz="0" w:space="0" w:color="auto"/>
        <w:left w:val="none" w:sz="0" w:space="0" w:color="auto"/>
        <w:bottom w:val="none" w:sz="0" w:space="0" w:color="auto"/>
        <w:right w:val="none" w:sz="0" w:space="0" w:color="auto"/>
      </w:divBdr>
    </w:div>
    <w:div w:id="1349991201">
      <w:bodyDiv w:val="1"/>
      <w:marLeft w:val="0"/>
      <w:marRight w:val="0"/>
      <w:marTop w:val="0"/>
      <w:marBottom w:val="0"/>
      <w:divBdr>
        <w:top w:val="none" w:sz="0" w:space="0" w:color="auto"/>
        <w:left w:val="none" w:sz="0" w:space="0" w:color="auto"/>
        <w:bottom w:val="none" w:sz="0" w:space="0" w:color="auto"/>
        <w:right w:val="none" w:sz="0" w:space="0" w:color="auto"/>
      </w:divBdr>
    </w:div>
    <w:div w:id="1437016115">
      <w:bodyDiv w:val="1"/>
      <w:marLeft w:val="0"/>
      <w:marRight w:val="0"/>
      <w:marTop w:val="0"/>
      <w:marBottom w:val="0"/>
      <w:divBdr>
        <w:top w:val="none" w:sz="0" w:space="0" w:color="auto"/>
        <w:left w:val="none" w:sz="0" w:space="0" w:color="auto"/>
        <w:bottom w:val="none" w:sz="0" w:space="0" w:color="auto"/>
        <w:right w:val="none" w:sz="0" w:space="0" w:color="auto"/>
      </w:divBdr>
    </w:div>
    <w:div w:id="1499805638">
      <w:bodyDiv w:val="1"/>
      <w:marLeft w:val="0"/>
      <w:marRight w:val="0"/>
      <w:marTop w:val="0"/>
      <w:marBottom w:val="0"/>
      <w:divBdr>
        <w:top w:val="none" w:sz="0" w:space="0" w:color="auto"/>
        <w:left w:val="none" w:sz="0" w:space="0" w:color="auto"/>
        <w:bottom w:val="none" w:sz="0" w:space="0" w:color="auto"/>
        <w:right w:val="none" w:sz="0" w:space="0" w:color="auto"/>
      </w:divBdr>
    </w:div>
    <w:div w:id="1515462627">
      <w:bodyDiv w:val="1"/>
      <w:marLeft w:val="0"/>
      <w:marRight w:val="0"/>
      <w:marTop w:val="0"/>
      <w:marBottom w:val="0"/>
      <w:divBdr>
        <w:top w:val="none" w:sz="0" w:space="0" w:color="auto"/>
        <w:left w:val="none" w:sz="0" w:space="0" w:color="auto"/>
        <w:bottom w:val="none" w:sz="0" w:space="0" w:color="auto"/>
        <w:right w:val="none" w:sz="0" w:space="0" w:color="auto"/>
      </w:divBdr>
    </w:div>
    <w:div w:id="1547453364">
      <w:bodyDiv w:val="1"/>
      <w:marLeft w:val="0"/>
      <w:marRight w:val="0"/>
      <w:marTop w:val="0"/>
      <w:marBottom w:val="0"/>
      <w:divBdr>
        <w:top w:val="none" w:sz="0" w:space="0" w:color="auto"/>
        <w:left w:val="none" w:sz="0" w:space="0" w:color="auto"/>
        <w:bottom w:val="none" w:sz="0" w:space="0" w:color="auto"/>
        <w:right w:val="none" w:sz="0" w:space="0" w:color="auto"/>
      </w:divBdr>
    </w:div>
    <w:div w:id="1559199620">
      <w:bodyDiv w:val="1"/>
      <w:marLeft w:val="0"/>
      <w:marRight w:val="0"/>
      <w:marTop w:val="0"/>
      <w:marBottom w:val="0"/>
      <w:divBdr>
        <w:top w:val="none" w:sz="0" w:space="0" w:color="auto"/>
        <w:left w:val="none" w:sz="0" w:space="0" w:color="auto"/>
        <w:bottom w:val="none" w:sz="0" w:space="0" w:color="auto"/>
        <w:right w:val="none" w:sz="0" w:space="0" w:color="auto"/>
      </w:divBdr>
    </w:div>
    <w:div w:id="1571109895">
      <w:bodyDiv w:val="1"/>
      <w:marLeft w:val="0"/>
      <w:marRight w:val="0"/>
      <w:marTop w:val="0"/>
      <w:marBottom w:val="0"/>
      <w:divBdr>
        <w:top w:val="none" w:sz="0" w:space="0" w:color="auto"/>
        <w:left w:val="none" w:sz="0" w:space="0" w:color="auto"/>
        <w:bottom w:val="none" w:sz="0" w:space="0" w:color="auto"/>
        <w:right w:val="none" w:sz="0" w:space="0" w:color="auto"/>
      </w:divBdr>
    </w:div>
    <w:div w:id="1574849435">
      <w:bodyDiv w:val="1"/>
      <w:marLeft w:val="0"/>
      <w:marRight w:val="0"/>
      <w:marTop w:val="0"/>
      <w:marBottom w:val="0"/>
      <w:divBdr>
        <w:top w:val="none" w:sz="0" w:space="0" w:color="auto"/>
        <w:left w:val="none" w:sz="0" w:space="0" w:color="auto"/>
        <w:bottom w:val="none" w:sz="0" w:space="0" w:color="auto"/>
        <w:right w:val="none" w:sz="0" w:space="0" w:color="auto"/>
      </w:divBdr>
    </w:div>
    <w:div w:id="1576934557">
      <w:bodyDiv w:val="1"/>
      <w:marLeft w:val="0"/>
      <w:marRight w:val="0"/>
      <w:marTop w:val="0"/>
      <w:marBottom w:val="0"/>
      <w:divBdr>
        <w:top w:val="none" w:sz="0" w:space="0" w:color="auto"/>
        <w:left w:val="none" w:sz="0" w:space="0" w:color="auto"/>
        <w:bottom w:val="none" w:sz="0" w:space="0" w:color="auto"/>
        <w:right w:val="none" w:sz="0" w:space="0" w:color="auto"/>
      </w:divBdr>
    </w:div>
    <w:div w:id="1595168743">
      <w:bodyDiv w:val="1"/>
      <w:marLeft w:val="0"/>
      <w:marRight w:val="0"/>
      <w:marTop w:val="0"/>
      <w:marBottom w:val="0"/>
      <w:divBdr>
        <w:top w:val="none" w:sz="0" w:space="0" w:color="auto"/>
        <w:left w:val="none" w:sz="0" w:space="0" w:color="auto"/>
        <w:bottom w:val="none" w:sz="0" w:space="0" w:color="auto"/>
        <w:right w:val="none" w:sz="0" w:space="0" w:color="auto"/>
      </w:divBdr>
    </w:div>
    <w:div w:id="1599829540">
      <w:bodyDiv w:val="1"/>
      <w:marLeft w:val="0"/>
      <w:marRight w:val="0"/>
      <w:marTop w:val="0"/>
      <w:marBottom w:val="0"/>
      <w:divBdr>
        <w:top w:val="none" w:sz="0" w:space="0" w:color="auto"/>
        <w:left w:val="none" w:sz="0" w:space="0" w:color="auto"/>
        <w:bottom w:val="none" w:sz="0" w:space="0" w:color="auto"/>
        <w:right w:val="none" w:sz="0" w:space="0" w:color="auto"/>
      </w:divBdr>
    </w:div>
    <w:div w:id="1625693963">
      <w:bodyDiv w:val="1"/>
      <w:marLeft w:val="0"/>
      <w:marRight w:val="0"/>
      <w:marTop w:val="0"/>
      <w:marBottom w:val="0"/>
      <w:divBdr>
        <w:top w:val="none" w:sz="0" w:space="0" w:color="auto"/>
        <w:left w:val="none" w:sz="0" w:space="0" w:color="auto"/>
        <w:bottom w:val="none" w:sz="0" w:space="0" w:color="auto"/>
        <w:right w:val="none" w:sz="0" w:space="0" w:color="auto"/>
      </w:divBdr>
    </w:div>
    <w:div w:id="1636831515">
      <w:bodyDiv w:val="1"/>
      <w:marLeft w:val="0"/>
      <w:marRight w:val="0"/>
      <w:marTop w:val="0"/>
      <w:marBottom w:val="0"/>
      <w:divBdr>
        <w:top w:val="none" w:sz="0" w:space="0" w:color="auto"/>
        <w:left w:val="none" w:sz="0" w:space="0" w:color="auto"/>
        <w:bottom w:val="none" w:sz="0" w:space="0" w:color="auto"/>
        <w:right w:val="none" w:sz="0" w:space="0" w:color="auto"/>
      </w:divBdr>
    </w:div>
    <w:div w:id="1647314899">
      <w:bodyDiv w:val="1"/>
      <w:marLeft w:val="0"/>
      <w:marRight w:val="0"/>
      <w:marTop w:val="0"/>
      <w:marBottom w:val="0"/>
      <w:divBdr>
        <w:top w:val="none" w:sz="0" w:space="0" w:color="auto"/>
        <w:left w:val="none" w:sz="0" w:space="0" w:color="auto"/>
        <w:bottom w:val="none" w:sz="0" w:space="0" w:color="auto"/>
        <w:right w:val="none" w:sz="0" w:space="0" w:color="auto"/>
      </w:divBdr>
    </w:div>
    <w:div w:id="1663508064">
      <w:bodyDiv w:val="1"/>
      <w:marLeft w:val="0"/>
      <w:marRight w:val="0"/>
      <w:marTop w:val="0"/>
      <w:marBottom w:val="0"/>
      <w:divBdr>
        <w:top w:val="none" w:sz="0" w:space="0" w:color="auto"/>
        <w:left w:val="none" w:sz="0" w:space="0" w:color="auto"/>
        <w:bottom w:val="none" w:sz="0" w:space="0" w:color="auto"/>
        <w:right w:val="none" w:sz="0" w:space="0" w:color="auto"/>
      </w:divBdr>
    </w:div>
    <w:div w:id="1682734469">
      <w:bodyDiv w:val="1"/>
      <w:marLeft w:val="0"/>
      <w:marRight w:val="0"/>
      <w:marTop w:val="0"/>
      <w:marBottom w:val="0"/>
      <w:divBdr>
        <w:top w:val="none" w:sz="0" w:space="0" w:color="auto"/>
        <w:left w:val="none" w:sz="0" w:space="0" w:color="auto"/>
        <w:bottom w:val="none" w:sz="0" w:space="0" w:color="auto"/>
        <w:right w:val="none" w:sz="0" w:space="0" w:color="auto"/>
      </w:divBdr>
    </w:div>
    <w:div w:id="1694722435">
      <w:bodyDiv w:val="1"/>
      <w:marLeft w:val="0"/>
      <w:marRight w:val="0"/>
      <w:marTop w:val="0"/>
      <w:marBottom w:val="0"/>
      <w:divBdr>
        <w:top w:val="none" w:sz="0" w:space="0" w:color="auto"/>
        <w:left w:val="none" w:sz="0" w:space="0" w:color="auto"/>
        <w:bottom w:val="none" w:sz="0" w:space="0" w:color="auto"/>
        <w:right w:val="none" w:sz="0" w:space="0" w:color="auto"/>
      </w:divBdr>
    </w:div>
    <w:div w:id="1717047636">
      <w:bodyDiv w:val="1"/>
      <w:marLeft w:val="0"/>
      <w:marRight w:val="0"/>
      <w:marTop w:val="0"/>
      <w:marBottom w:val="0"/>
      <w:divBdr>
        <w:top w:val="none" w:sz="0" w:space="0" w:color="auto"/>
        <w:left w:val="none" w:sz="0" w:space="0" w:color="auto"/>
        <w:bottom w:val="none" w:sz="0" w:space="0" w:color="auto"/>
        <w:right w:val="none" w:sz="0" w:space="0" w:color="auto"/>
      </w:divBdr>
    </w:div>
    <w:div w:id="1719619828">
      <w:bodyDiv w:val="1"/>
      <w:marLeft w:val="0"/>
      <w:marRight w:val="0"/>
      <w:marTop w:val="0"/>
      <w:marBottom w:val="0"/>
      <w:divBdr>
        <w:top w:val="none" w:sz="0" w:space="0" w:color="auto"/>
        <w:left w:val="none" w:sz="0" w:space="0" w:color="auto"/>
        <w:bottom w:val="none" w:sz="0" w:space="0" w:color="auto"/>
        <w:right w:val="none" w:sz="0" w:space="0" w:color="auto"/>
      </w:divBdr>
    </w:div>
    <w:div w:id="1719668573">
      <w:bodyDiv w:val="1"/>
      <w:marLeft w:val="0"/>
      <w:marRight w:val="0"/>
      <w:marTop w:val="0"/>
      <w:marBottom w:val="0"/>
      <w:divBdr>
        <w:top w:val="none" w:sz="0" w:space="0" w:color="auto"/>
        <w:left w:val="none" w:sz="0" w:space="0" w:color="auto"/>
        <w:bottom w:val="none" w:sz="0" w:space="0" w:color="auto"/>
        <w:right w:val="none" w:sz="0" w:space="0" w:color="auto"/>
      </w:divBdr>
    </w:div>
    <w:div w:id="1740010421">
      <w:bodyDiv w:val="1"/>
      <w:marLeft w:val="0"/>
      <w:marRight w:val="0"/>
      <w:marTop w:val="0"/>
      <w:marBottom w:val="0"/>
      <w:divBdr>
        <w:top w:val="none" w:sz="0" w:space="0" w:color="auto"/>
        <w:left w:val="none" w:sz="0" w:space="0" w:color="auto"/>
        <w:bottom w:val="none" w:sz="0" w:space="0" w:color="auto"/>
        <w:right w:val="none" w:sz="0" w:space="0" w:color="auto"/>
      </w:divBdr>
    </w:div>
    <w:div w:id="1756436165">
      <w:bodyDiv w:val="1"/>
      <w:marLeft w:val="0"/>
      <w:marRight w:val="0"/>
      <w:marTop w:val="0"/>
      <w:marBottom w:val="0"/>
      <w:divBdr>
        <w:top w:val="none" w:sz="0" w:space="0" w:color="auto"/>
        <w:left w:val="none" w:sz="0" w:space="0" w:color="auto"/>
        <w:bottom w:val="none" w:sz="0" w:space="0" w:color="auto"/>
        <w:right w:val="none" w:sz="0" w:space="0" w:color="auto"/>
      </w:divBdr>
    </w:div>
    <w:div w:id="1778872159">
      <w:bodyDiv w:val="1"/>
      <w:marLeft w:val="0"/>
      <w:marRight w:val="0"/>
      <w:marTop w:val="0"/>
      <w:marBottom w:val="0"/>
      <w:divBdr>
        <w:top w:val="none" w:sz="0" w:space="0" w:color="auto"/>
        <w:left w:val="none" w:sz="0" w:space="0" w:color="auto"/>
        <w:bottom w:val="none" w:sz="0" w:space="0" w:color="auto"/>
        <w:right w:val="none" w:sz="0" w:space="0" w:color="auto"/>
      </w:divBdr>
    </w:div>
    <w:div w:id="1781025741">
      <w:bodyDiv w:val="1"/>
      <w:marLeft w:val="0"/>
      <w:marRight w:val="0"/>
      <w:marTop w:val="0"/>
      <w:marBottom w:val="0"/>
      <w:divBdr>
        <w:top w:val="none" w:sz="0" w:space="0" w:color="auto"/>
        <w:left w:val="none" w:sz="0" w:space="0" w:color="auto"/>
        <w:bottom w:val="none" w:sz="0" w:space="0" w:color="auto"/>
        <w:right w:val="none" w:sz="0" w:space="0" w:color="auto"/>
      </w:divBdr>
    </w:div>
    <w:div w:id="1788115225">
      <w:bodyDiv w:val="1"/>
      <w:marLeft w:val="0"/>
      <w:marRight w:val="0"/>
      <w:marTop w:val="0"/>
      <w:marBottom w:val="0"/>
      <w:divBdr>
        <w:top w:val="none" w:sz="0" w:space="0" w:color="auto"/>
        <w:left w:val="none" w:sz="0" w:space="0" w:color="auto"/>
        <w:bottom w:val="none" w:sz="0" w:space="0" w:color="auto"/>
        <w:right w:val="none" w:sz="0" w:space="0" w:color="auto"/>
      </w:divBdr>
    </w:div>
    <w:div w:id="1798446870">
      <w:bodyDiv w:val="1"/>
      <w:marLeft w:val="0"/>
      <w:marRight w:val="0"/>
      <w:marTop w:val="0"/>
      <w:marBottom w:val="0"/>
      <w:divBdr>
        <w:top w:val="none" w:sz="0" w:space="0" w:color="auto"/>
        <w:left w:val="none" w:sz="0" w:space="0" w:color="auto"/>
        <w:bottom w:val="none" w:sz="0" w:space="0" w:color="auto"/>
        <w:right w:val="none" w:sz="0" w:space="0" w:color="auto"/>
      </w:divBdr>
    </w:div>
    <w:div w:id="1813669262">
      <w:bodyDiv w:val="1"/>
      <w:marLeft w:val="0"/>
      <w:marRight w:val="0"/>
      <w:marTop w:val="0"/>
      <w:marBottom w:val="0"/>
      <w:divBdr>
        <w:top w:val="none" w:sz="0" w:space="0" w:color="auto"/>
        <w:left w:val="none" w:sz="0" w:space="0" w:color="auto"/>
        <w:bottom w:val="none" w:sz="0" w:space="0" w:color="auto"/>
        <w:right w:val="none" w:sz="0" w:space="0" w:color="auto"/>
      </w:divBdr>
    </w:div>
    <w:div w:id="1813978517">
      <w:bodyDiv w:val="1"/>
      <w:marLeft w:val="0"/>
      <w:marRight w:val="0"/>
      <w:marTop w:val="0"/>
      <w:marBottom w:val="0"/>
      <w:divBdr>
        <w:top w:val="none" w:sz="0" w:space="0" w:color="auto"/>
        <w:left w:val="none" w:sz="0" w:space="0" w:color="auto"/>
        <w:bottom w:val="none" w:sz="0" w:space="0" w:color="auto"/>
        <w:right w:val="none" w:sz="0" w:space="0" w:color="auto"/>
      </w:divBdr>
    </w:div>
    <w:div w:id="1834444718">
      <w:bodyDiv w:val="1"/>
      <w:marLeft w:val="0"/>
      <w:marRight w:val="0"/>
      <w:marTop w:val="0"/>
      <w:marBottom w:val="0"/>
      <w:divBdr>
        <w:top w:val="none" w:sz="0" w:space="0" w:color="auto"/>
        <w:left w:val="none" w:sz="0" w:space="0" w:color="auto"/>
        <w:bottom w:val="none" w:sz="0" w:space="0" w:color="auto"/>
        <w:right w:val="none" w:sz="0" w:space="0" w:color="auto"/>
      </w:divBdr>
    </w:div>
    <w:div w:id="1857186640">
      <w:bodyDiv w:val="1"/>
      <w:marLeft w:val="0"/>
      <w:marRight w:val="0"/>
      <w:marTop w:val="0"/>
      <w:marBottom w:val="0"/>
      <w:divBdr>
        <w:top w:val="none" w:sz="0" w:space="0" w:color="auto"/>
        <w:left w:val="none" w:sz="0" w:space="0" w:color="auto"/>
        <w:bottom w:val="none" w:sz="0" w:space="0" w:color="auto"/>
        <w:right w:val="none" w:sz="0" w:space="0" w:color="auto"/>
      </w:divBdr>
    </w:div>
    <w:div w:id="1869029187">
      <w:bodyDiv w:val="1"/>
      <w:marLeft w:val="0"/>
      <w:marRight w:val="0"/>
      <w:marTop w:val="0"/>
      <w:marBottom w:val="0"/>
      <w:divBdr>
        <w:top w:val="none" w:sz="0" w:space="0" w:color="auto"/>
        <w:left w:val="none" w:sz="0" w:space="0" w:color="auto"/>
        <w:bottom w:val="none" w:sz="0" w:space="0" w:color="auto"/>
        <w:right w:val="none" w:sz="0" w:space="0" w:color="auto"/>
      </w:divBdr>
    </w:div>
    <w:div w:id="1880437404">
      <w:bodyDiv w:val="1"/>
      <w:marLeft w:val="0"/>
      <w:marRight w:val="0"/>
      <w:marTop w:val="0"/>
      <w:marBottom w:val="0"/>
      <w:divBdr>
        <w:top w:val="none" w:sz="0" w:space="0" w:color="auto"/>
        <w:left w:val="none" w:sz="0" w:space="0" w:color="auto"/>
        <w:bottom w:val="none" w:sz="0" w:space="0" w:color="auto"/>
        <w:right w:val="none" w:sz="0" w:space="0" w:color="auto"/>
      </w:divBdr>
    </w:div>
    <w:div w:id="1883204105">
      <w:bodyDiv w:val="1"/>
      <w:marLeft w:val="0"/>
      <w:marRight w:val="0"/>
      <w:marTop w:val="0"/>
      <w:marBottom w:val="0"/>
      <w:divBdr>
        <w:top w:val="none" w:sz="0" w:space="0" w:color="auto"/>
        <w:left w:val="none" w:sz="0" w:space="0" w:color="auto"/>
        <w:bottom w:val="none" w:sz="0" w:space="0" w:color="auto"/>
        <w:right w:val="none" w:sz="0" w:space="0" w:color="auto"/>
      </w:divBdr>
    </w:div>
    <w:div w:id="1904949220">
      <w:bodyDiv w:val="1"/>
      <w:marLeft w:val="0"/>
      <w:marRight w:val="0"/>
      <w:marTop w:val="0"/>
      <w:marBottom w:val="0"/>
      <w:divBdr>
        <w:top w:val="none" w:sz="0" w:space="0" w:color="auto"/>
        <w:left w:val="none" w:sz="0" w:space="0" w:color="auto"/>
        <w:bottom w:val="none" w:sz="0" w:space="0" w:color="auto"/>
        <w:right w:val="none" w:sz="0" w:space="0" w:color="auto"/>
      </w:divBdr>
    </w:div>
    <w:div w:id="1909916246">
      <w:bodyDiv w:val="1"/>
      <w:marLeft w:val="0"/>
      <w:marRight w:val="0"/>
      <w:marTop w:val="0"/>
      <w:marBottom w:val="0"/>
      <w:divBdr>
        <w:top w:val="none" w:sz="0" w:space="0" w:color="auto"/>
        <w:left w:val="none" w:sz="0" w:space="0" w:color="auto"/>
        <w:bottom w:val="none" w:sz="0" w:space="0" w:color="auto"/>
        <w:right w:val="none" w:sz="0" w:space="0" w:color="auto"/>
      </w:divBdr>
    </w:div>
    <w:div w:id="1924336559">
      <w:bodyDiv w:val="1"/>
      <w:marLeft w:val="0"/>
      <w:marRight w:val="0"/>
      <w:marTop w:val="0"/>
      <w:marBottom w:val="0"/>
      <w:divBdr>
        <w:top w:val="none" w:sz="0" w:space="0" w:color="auto"/>
        <w:left w:val="none" w:sz="0" w:space="0" w:color="auto"/>
        <w:bottom w:val="none" w:sz="0" w:space="0" w:color="auto"/>
        <w:right w:val="none" w:sz="0" w:space="0" w:color="auto"/>
      </w:divBdr>
    </w:div>
    <w:div w:id="1952198447">
      <w:bodyDiv w:val="1"/>
      <w:marLeft w:val="0"/>
      <w:marRight w:val="0"/>
      <w:marTop w:val="0"/>
      <w:marBottom w:val="0"/>
      <w:divBdr>
        <w:top w:val="none" w:sz="0" w:space="0" w:color="auto"/>
        <w:left w:val="none" w:sz="0" w:space="0" w:color="auto"/>
        <w:bottom w:val="none" w:sz="0" w:space="0" w:color="auto"/>
        <w:right w:val="none" w:sz="0" w:space="0" w:color="auto"/>
      </w:divBdr>
    </w:div>
    <w:div w:id="1954941992">
      <w:bodyDiv w:val="1"/>
      <w:marLeft w:val="0"/>
      <w:marRight w:val="0"/>
      <w:marTop w:val="0"/>
      <w:marBottom w:val="0"/>
      <w:divBdr>
        <w:top w:val="none" w:sz="0" w:space="0" w:color="auto"/>
        <w:left w:val="none" w:sz="0" w:space="0" w:color="auto"/>
        <w:bottom w:val="none" w:sz="0" w:space="0" w:color="auto"/>
        <w:right w:val="none" w:sz="0" w:space="0" w:color="auto"/>
      </w:divBdr>
    </w:div>
    <w:div w:id="1973241594">
      <w:bodyDiv w:val="1"/>
      <w:marLeft w:val="0"/>
      <w:marRight w:val="0"/>
      <w:marTop w:val="0"/>
      <w:marBottom w:val="0"/>
      <w:divBdr>
        <w:top w:val="none" w:sz="0" w:space="0" w:color="auto"/>
        <w:left w:val="none" w:sz="0" w:space="0" w:color="auto"/>
        <w:bottom w:val="none" w:sz="0" w:space="0" w:color="auto"/>
        <w:right w:val="none" w:sz="0" w:space="0" w:color="auto"/>
      </w:divBdr>
    </w:div>
    <w:div w:id="1978680674">
      <w:bodyDiv w:val="1"/>
      <w:marLeft w:val="0"/>
      <w:marRight w:val="0"/>
      <w:marTop w:val="0"/>
      <w:marBottom w:val="0"/>
      <w:divBdr>
        <w:top w:val="none" w:sz="0" w:space="0" w:color="auto"/>
        <w:left w:val="none" w:sz="0" w:space="0" w:color="auto"/>
        <w:bottom w:val="none" w:sz="0" w:space="0" w:color="auto"/>
        <w:right w:val="none" w:sz="0" w:space="0" w:color="auto"/>
      </w:divBdr>
    </w:div>
    <w:div w:id="1982928698">
      <w:bodyDiv w:val="1"/>
      <w:marLeft w:val="0"/>
      <w:marRight w:val="0"/>
      <w:marTop w:val="0"/>
      <w:marBottom w:val="0"/>
      <w:divBdr>
        <w:top w:val="none" w:sz="0" w:space="0" w:color="auto"/>
        <w:left w:val="none" w:sz="0" w:space="0" w:color="auto"/>
        <w:bottom w:val="none" w:sz="0" w:space="0" w:color="auto"/>
        <w:right w:val="none" w:sz="0" w:space="0" w:color="auto"/>
      </w:divBdr>
    </w:div>
    <w:div w:id="1984921004">
      <w:bodyDiv w:val="1"/>
      <w:marLeft w:val="0"/>
      <w:marRight w:val="0"/>
      <w:marTop w:val="0"/>
      <w:marBottom w:val="0"/>
      <w:divBdr>
        <w:top w:val="none" w:sz="0" w:space="0" w:color="auto"/>
        <w:left w:val="none" w:sz="0" w:space="0" w:color="auto"/>
        <w:bottom w:val="none" w:sz="0" w:space="0" w:color="auto"/>
        <w:right w:val="none" w:sz="0" w:space="0" w:color="auto"/>
      </w:divBdr>
    </w:div>
    <w:div w:id="1990862042">
      <w:bodyDiv w:val="1"/>
      <w:marLeft w:val="0"/>
      <w:marRight w:val="0"/>
      <w:marTop w:val="0"/>
      <w:marBottom w:val="0"/>
      <w:divBdr>
        <w:top w:val="none" w:sz="0" w:space="0" w:color="auto"/>
        <w:left w:val="none" w:sz="0" w:space="0" w:color="auto"/>
        <w:bottom w:val="none" w:sz="0" w:space="0" w:color="auto"/>
        <w:right w:val="none" w:sz="0" w:space="0" w:color="auto"/>
      </w:divBdr>
    </w:div>
    <w:div w:id="1993022883">
      <w:bodyDiv w:val="1"/>
      <w:marLeft w:val="0"/>
      <w:marRight w:val="0"/>
      <w:marTop w:val="0"/>
      <w:marBottom w:val="0"/>
      <w:divBdr>
        <w:top w:val="none" w:sz="0" w:space="0" w:color="auto"/>
        <w:left w:val="none" w:sz="0" w:space="0" w:color="auto"/>
        <w:bottom w:val="none" w:sz="0" w:space="0" w:color="auto"/>
        <w:right w:val="none" w:sz="0" w:space="0" w:color="auto"/>
      </w:divBdr>
    </w:div>
    <w:div w:id="1998916958">
      <w:bodyDiv w:val="1"/>
      <w:marLeft w:val="0"/>
      <w:marRight w:val="0"/>
      <w:marTop w:val="0"/>
      <w:marBottom w:val="0"/>
      <w:divBdr>
        <w:top w:val="none" w:sz="0" w:space="0" w:color="auto"/>
        <w:left w:val="none" w:sz="0" w:space="0" w:color="auto"/>
        <w:bottom w:val="none" w:sz="0" w:space="0" w:color="auto"/>
        <w:right w:val="none" w:sz="0" w:space="0" w:color="auto"/>
      </w:divBdr>
    </w:div>
    <w:div w:id="2002535435">
      <w:bodyDiv w:val="1"/>
      <w:marLeft w:val="0"/>
      <w:marRight w:val="0"/>
      <w:marTop w:val="0"/>
      <w:marBottom w:val="0"/>
      <w:divBdr>
        <w:top w:val="none" w:sz="0" w:space="0" w:color="auto"/>
        <w:left w:val="none" w:sz="0" w:space="0" w:color="auto"/>
        <w:bottom w:val="none" w:sz="0" w:space="0" w:color="auto"/>
        <w:right w:val="none" w:sz="0" w:space="0" w:color="auto"/>
      </w:divBdr>
    </w:div>
    <w:div w:id="2117476705">
      <w:bodyDiv w:val="1"/>
      <w:marLeft w:val="0"/>
      <w:marRight w:val="0"/>
      <w:marTop w:val="0"/>
      <w:marBottom w:val="0"/>
      <w:divBdr>
        <w:top w:val="none" w:sz="0" w:space="0" w:color="auto"/>
        <w:left w:val="none" w:sz="0" w:space="0" w:color="auto"/>
        <w:bottom w:val="none" w:sz="0" w:space="0" w:color="auto"/>
        <w:right w:val="none" w:sz="0" w:space="0" w:color="auto"/>
      </w:divBdr>
    </w:div>
    <w:div w:id="2138255363">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lnkd.in/gJnpZQxC" TargetMode="External"/><Relationship Id="rId1" Type="http://schemas.openxmlformats.org/officeDocument/2006/relationships/hyperlink" Target="https://www.urbansky.com/data"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yperlink" Target="https://tools.wmo.int/gapanalyses?variable=134"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mailto:homayoun.rezaie,%20gjhay%7d@ucalgary.ca" TargetMode="External"/><Relationship Id="rId17" Type="http://schemas.openxmlformats.org/officeDocument/2006/relationships/hyperlink" Target="https://tools.wmo.int/gapanalyses?variable=134"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tools.wmo.int/gapanalyses?variable=35" TargetMode="External"/><Relationship Id="rId20" Type="http://schemas.openxmlformats.org/officeDocument/2006/relationships/hyperlink" Target="https://tools.wmo.int/instruments/view/ecostres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img.mdpi.org/data/contributor-role-instruction.pdf" TargetMode="External"/><Relationship Id="rId28"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6.jpeg"/><Relationship Id="rId27" Type="http://schemas.openxmlformats.org/officeDocument/2006/relationships/header" Target="header3.xml"/><Relationship Id="rId30" Type="http://schemas.microsoft.com/office/2011/relationships/people" Target="people.xml"/></Relationships>
</file>

<file path=word/_rels/footnotes.xml.rels><?xml version="1.0" encoding="UTF-8" standalone="yes"?>
<Relationships xmlns="http://schemas.openxmlformats.org/package/2006/relationships"><Relationship Id="rId8" Type="http://schemas.openxmlformats.org/officeDocument/2006/relationships/hyperlink" Target="https://www.flir.com/en-ca/products/flir-one-pro/" TargetMode="External"/><Relationship Id="rId3" Type="http://schemas.openxmlformats.org/officeDocument/2006/relationships/hyperlink" Target="https://space.skyrocket.de/doc_sdat/yaogan-14.htm" TargetMode="External"/><Relationship Id="rId7" Type="http://schemas.openxmlformats.org/officeDocument/2006/relationships/hyperlink" Target="https://www.worldview.space/" TargetMode="External"/><Relationship Id="rId2" Type="http://schemas.openxmlformats.org/officeDocument/2006/relationships/hyperlink" Target="https://asterweb.jpl.nasa.gov/mission.asp" TargetMode="External"/><Relationship Id="rId1" Type="http://schemas.openxmlformats.org/officeDocument/2006/relationships/hyperlink" Target="https://science.nasa.gov/mission/landsat/thermal-infrared-sensor-tirs/" TargetMode="External"/><Relationship Id="rId6" Type="http://schemas.openxmlformats.org/officeDocument/2006/relationships/hyperlink" Target="https://nearspacelabs.com" TargetMode="External"/><Relationship Id="rId11" Type="http://schemas.openxmlformats.org/officeDocument/2006/relationships/hyperlink" Target="https://science.nasa.gov/mission/ecostress/" TargetMode="External"/><Relationship Id="rId5" Type="http://schemas.openxmlformats.org/officeDocument/2006/relationships/hyperlink" Target="https://urbansky.com" TargetMode="External"/><Relationship Id="rId10" Type="http://schemas.openxmlformats.org/officeDocument/2006/relationships/hyperlink" Target="https://airbornescience.nasa.gov/instrument/MODIS_ASTER_Airborne_Simulator" TargetMode="External"/><Relationship Id="rId4" Type="http://schemas.openxmlformats.org/officeDocument/2006/relationships/hyperlink" Target="https://science.nasa.gov/mission/landsat" TargetMode="External"/><Relationship Id="rId9" Type="http://schemas.openxmlformats.org/officeDocument/2006/relationships/hyperlink" Target="https://airbornescience.nasa.gov/instrument/Hyperspectral_Thermal_Emissions_Spectrometer"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rf\OneDrive\Desktop\mdpi%20temple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APA" Version="2006"/>
</file>

<file path=customXml/itemProps1.xml><?xml version="1.0" encoding="utf-8"?>
<ds:datastoreItem xmlns:ds="http://schemas.openxmlformats.org/officeDocument/2006/customXml" ds:itemID="{475E123B-1FBF-A645-AF44-0BDD7452C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C:\Users\alirf\OneDrive\Desktop\mdpi templete.dot</Template>
  <TotalTime>203</TotalTime>
  <Pages>24</Pages>
  <Words>11567</Words>
  <Characters>65937</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77350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Ali Rezaie</dc:creator>
  <cp:keywords/>
  <dc:description/>
  <cp:lastModifiedBy>Homayoun Rezaie</cp:lastModifiedBy>
  <cp:revision>52</cp:revision>
  <dcterms:created xsi:type="dcterms:W3CDTF">2025-12-30T04:24:00Z</dcterms:created>
  <dcterms:modified xsi:type="dcterms:W3CDTF">2026-03-24T21:56:00Z</dcterms:modified>
</cp:coreProperties>
</file>